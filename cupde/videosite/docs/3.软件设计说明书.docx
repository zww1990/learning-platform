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CC8B3" w14:textId="77777777" w:rsidR="00AB7E1D" w:rsidRDefault="00AB7E1D"/>
    <w:p w14:paraId="02AC4E5A" w14:textId="77777777" w:rsidR="00AB7E1D" w:rsidRDefault="00AB7E1D"/>
    <w:p w14:paraId="27468593" w14:textId="77777777" w:rsidR="00AB7E1D" w:rsidRDefault="00AB7E1D"/>
    <w:p w14:paraId="577F18B1" w14:textId="77777777" w:rsidR="00AB7E1D" w:rsidRDefault="00AB7E1D"/>
    <w:p w14:paraId="41E3294C" w14:textId="77777777" w:rsidR="00AB7E1D" w:rsidRDefault="00AB7E1D"/>
    <w:p w14:paraId="42B43122" w14:textId="77777777" w:rsidR="00AB7E1D" w:rsidRDefault="00AB7E1D">
      <w:pPr>
        <w:pStyle w:val="Normal0"/>
        <w:spacing w:after="120"/>
        <w:rPr>
          <w:b/>
          <w:sz w:val="52"/>
        </w:rPr>
      </w:pPr>
    </w:p>
    <w:p w14:paraId="15CDCE1B" w14:textId="4B450D5E" w:rsidR="00AB7E1D" w:rsidRDefault="0053064C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VideoSite</w:t>
      </w:r>
      <w:r>
        <w:rPr>
          <w:rFonts w:hint="eastAsia"/>
          <w:sz w:val="44"/>
          <w:lang w:eastAsia="zh-CN"/>
        </w:rPr>
        <w:t>视频网站</w:t>
      </w:r>
    </w:p>
    <w:p w14:paraId="136892BD" w14:textId="77777777" w:rsidR="00AB7E1D" w:rsidRDefault="00AB7E1D">
      <w:pPr>
        <w:pStyle w:val="Normal0"/>
        <w:spacing w:after="120"/>
        <w:jc w:val="center"/>
        <w:rPr>
          <w:sz w:val="28"/>
          <w:lang w:eastAsia="zh-CN"/>
        </w:rPr>
      </w:pPr>
    </w:p>
    <w:p w14:paraId="2DD22797" w14:textId="77777777" w:rsidR="00AB7E1D" w:rsidRDefault="00AB7E1D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模块设计报告</w:t>
      </w:r>
    </w:p>
    <w:p w14:paraId="724597E8" w14:textId="77777777" w:rsidR="00AB7E1D" w:rsidRDefault="00AB7E1D"/>
    <w:p w14:paraId="72E18721" w14:textId="77777777" w:rsidR="00AB7E1D" w:rsidRDefault="00AB7E1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4"/>
        <w:gridCol w:w="1344"/>
        <w:gridCol w:w="4692"/>
      </w:tblGrid>
      <w:tr w:rsidR="00AB7E1D" w14:paraId="7452C1DB" w14:textId="77777777">
        <w:trPr>
          <w:cantSplit/>
          <w:trHeight w:val="319"/>
        </w:trPr>
        <w:tc>
          <w:tcPr>
            <w:tcW w:w="2684" w:type="dxa"/>
            <w:vMerge w:val="restart"/>
          </w:tcPr>
          <w:p w14:paraId="5109F3E6" w14:textId="77777777" w:rsidR="00AB7E1D" w:rsidRDefault="00AB7E1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文件状态：</w:t>
            </w:r>
          </w:p>
          <w:p w14:paraId="05DEA296" w14:textId="77777777" w:rsidR="00AB7E1D" w:rsidRDefault="00AB7E1D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[√] 草稿</w:t>
            </w:r>
          </w:p>
          <w:p w14:paraId="49101AC6" w14:textId="77777777" w:rsidR="00AB7E1D" w:rsidRDefault="00AB7E1D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  ] 正式发布</w:t>
            </w:r>
          </w:p>
          <w:p w14:paraId="09E0064F" w14:textId="77777777" w:rsidR="00AB7E1D" w:rsidRDefault="00AB7E1D">
            <w:pPr>
              <w:ind w:firstLineChars="100" w:firstLine="224"/>
            </w:pPr>
            <w:r>
              <w:rPr>
                <w:rFonts w:ascii="宋体" w:hAnsi="宋体" w:hint="eastAsia"/>
              </w:rPr>
              <w:t>[  ]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14:paraId="725EB925" w14:textId="77777777" w:rsidR="00AB7E1D" w:rsidRDefault="00AB7E1D"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</w:tcPr>
          <w:p w14:paraId="36F1C657" w14:textId="31608CDF" w:rsidR="00AB7E1D" w:rsidRDefault="00221ED3">
            <w:r>
              <w:t>PERSON</w:t>
            </w:r>
            <w:r w:rsidR="00AB7E1D">
              <w:rPr>
                <w:rFonts w:hint="eastAsia"/>
              </w:rPr>
              <w:t>-</w:t>
            </w:r>
            <w:r>
              <w:rPr>
                <w:rFonts w:hint="eastAsia"/>
              </w:rPr>
              <w:t>videosite</w:t>
            </w:r>
            <w:r w:rsidR="00AB7E1D">
              <w:rPr>
                <w:rFonts w:hint="eastAsia"/>
              </w:rPr>
              <w:t>-SD-MODULE</w:t>
            </w:r>
          </w:p>
        </w:tc>
      </w:tr>
      <w:tr w:rsidR="00AB7E1D" w14:paraId="7B5401CC" w14:textId="77777777">
        <w:trPr>
          <w:cantSplit/>
          <w:trHeight w:val="319"/>
        </w:trPr>
        <w:tc>
          <w:tcPr>
            <w:tcW w:w="2684" w:type="dxa"/>
            <w:vMerge/>
          </w:tcPr>
          <w:p w14:paraId="25E3EEFD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34542046" w14:textId="77777777" w:rsidR="00AB7E1D" w:rsidRDefault="00AB7E1D"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</w:tcPr>
          <w:p w14:paraId="1A66F865" w14:textId="54B15406" w:rsidR="00AB7E1D" w:rsidRDefault="004956B4">
            <w:r>
              <w:t>0</w:t>
            </w:r>
            <w:r w:rsidR="00AB7E1D">
              <w:rPr>
                <w:rFonts w:hint="eastAsia"/>
              </w:rPr>
              <w:t>.</w:t>
            </w:r>
            <w:r>
              <w:t>1</w:t>
            </w:r>
          </w:p>
        </w:tc>
      </w:tr>
      <w:tr w:rsidR="00AB7E1D" w14:paraId="4029777B" w14:textId="77777777">
        <w:trPr>
          <w:cantSplit/>
        </w:trPr>
        <w:tc>
          <w:tcPr>
            <w:tcW w:w="2684" w:type="dxa"/>
            <w:vMerge/>
          </w:tcPr>
          <w:p w14:paraId="60D5D768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06B5AAFE" w14:textId="77777777" w:rsidR="00AB7E1D" w:rsidRDefault="00AB7E1D"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692" w:type="dxa"/>
          </w:tcPr>
          <w:p w14:paraId="026D8F92" w14:textId="1D379B2A" w:rsidR="00AB7E1D" w:rsidRDefault="004956B4">
            <w:r>
              <w:rPr>
                <w:rFonts w:hint="eastAsia"/>
              </w:rPr>
              <w:t>张维维</w:t>
            </w:r>
          </w:p>
        </w:tc>
      </w:tr>
      <w:tr w:rsidR="00AB7E1D" w14:paraId="7E3F00EE" w14:textId="77777777">
        <w:trPr>
          <w:cantSplit/>
          <w:trHeight w:val="360"/>
        </w:trPr>
        <w:tc>
          <w:tcPr>
            <w:tcW w:w="2684" w:type="dxa"/>
            <w:vMerge/>
          </w:tcPr>
          <w:p w14:paraId="11D9804E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601BF9EA" w14:textId="77777777" w:rsidR="00AB7E1D" w:rsidRDefault="00AB7E1D"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</w:tcPr>
          <w:p w14:paraId="2C4F6E16" w14:textId="61B2859C" w:rsidR="00AB7E1D" w:rsidRDefault="00C87B45">
            <w:r>
              <w:t>2023</w:t>
            </w:r>
            <w:r w:rsidR="00AB7E1D">
              <w:rPr>
                <w:rFonts w:hint="eastAsia"/>
              </w:rPr>
              <w:t>-</w:t>
            </w:r>
            <w:r w:rsidR="00061C6E">
              <w:t>10</w:t>
            </w:r>
            <w:r w:rsidR="00AB7E1D">
              <w:rPr>
                <w:rFonts w:hint="eastAsia"/>
              </w:rPr>
              <w:t>-</w:t>
            </w:r>
            <w:r w:rsidR="00061C6E">
              <w:t>1</w:t>
            </w:r>
            <w:r w:rsidR="00A76533">
              <w:t>3</w:t>
            </w:r>
          </w:p>
        </w:tc>
      </w:tr>
      <w:tr w:rsidR="00AB7E1D" w14:paraId="15E51F04" w14:textId="77777777">
        <w:trPr>
          <w:cantSplit/>
          <w:trHeight w:val="315"/>
        </w:trPr>
        <w:tc>
          <w:tcPr>
            <w:tcW w:w="2684" w:type="dxa"/>
            <w:vMerge/>
          </w:tcPr>
          <w:p w14:paraId="52139A7A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551A2970" w14:textId="77777777" w:rsidR="00AB7E1D" w:rsidRDefault="00AB7E1D">
            <w:r>
              <w:rPr>
                <w:rFonts w:hint="eastAsia"/>
              </w:rPr>
              <w:t>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人：</w:t>
            </w:r>
          </w:p>
        </w:tc>
        <w:tc>
          <w:tcPr>
            <w:tcW w:w="4692" w:type="dxa"/>
          </w:tcPr>
          <w:p w14:paraId="67B495D6" w14:textId="77777777" w:rsidR="00AB7E1D" w:rsidRDefault="00AB7E1D"/>
        </w:tc>
      </w:tr>
    </w:tbl>
    <w:p w14:paraId="11E3A1FD" w14:textId="77777777" w:rsidR="00AB7E1D" w:rsidRDefault="00000000">
      <w:r>
        <w:rPr>
          <w:noProof/>
          <w:sz w:val="20"/>
        </w:rPr>
        <w:pict w14:anchorId="6A1A938D">
          <v:shapetype id="_x0000_t202" coordsize="21600,21600" o:spt="202" path="m,l,21600r21600,l21600,xe">
            <v:stroke joinstyle="miter"/>
            <v:path gradientshapeok="t" o:connecttype="rect"/>
          </v:shapetype>
          <v:shape id="_x0000_s2439" type="#_x0000_t202" style="position:absolute;left:0;text-align:left;margin-left:5.6pt;margin-top:648.4pt;width:414.4pt;height:78.75pt;z-index:1;mso-position-horizontal-relative:text;mso-position-vertical-relative:page" filled="f">
            <v:stroke dashstyle="1 1" endcap="round"/>
            <v:textbox style="mso-next-textbox:#_x0000_s2439">
              <w:txbxContent>
                <w:p w14:paraId="7E233D4B" w14:textId="13647D29" w:rsidR="00AB7E1D" w:rsidRDefault="00AB7E1D">
                  <w:pPr>
                    <w:ind w:firstLine="422"/>
                    <w:jc w:val="center"/>
                    <w:rPr>
                      <w:b/>
                    </w:rPr>
                  </w:pPr>
                </w:p>
                <w:p w14:paraId="28F36673" w14:textId="77777777" w:rsidR="00AB7E1D" w:rsidRDefault="00AB7E1D">
                  <w:pPr>
                    <w:ind w:firstLine="422"/>
                    <w:jc w:val="center"/>
                    <w:rPr>
                      <w:b/>
                    </w:rPr>
                  </w:pPr>
                </w:p>
                <w:p w14:paraId="1CAE1B87" w14:textId="5996284E" w:rsidR="00AB7E1D" w:rsidRDefault="00AB7E1D">
                  <w:pPr>
                    <w:ind w:firstLine="420"/>
                    <w:jc w:val="center"/>
                  </w:pPr>
                  <w:r>
                    <w:rPr>
                      <w:rFonts w:hint="eastAsia"/>
                    </w:rPr>
                    <w:t>F</w:t>
                  </w:r>
                  <w:r>
                    <w:t>ax</w:t>
                  </w:r>
                  <w:r>
                    <w:rPr>
                      <w:rFonts w:hint="eastAsia"/>
                    </w:rPr>
                    <w:t>:</w:t>
                  </w:r>
                </w:p>
                <w:p w14:paraId="5E62C409" w14:textId="1886F410" w:rsidR="00AB7E1D" w:rsidRDefault="00AB7E1D">
                  <w:pPr>
                    <w:ind w:firstLineChars="1496" w:firstLine="3348"/>
                  </w:pPr>
                  <w:r>
                    <w:t>Tel:</w:t>
                  </w:r>
                  <w:r>
                    <w:rPr>
                      <w:rFonts w:hint="eastAsia"/>
                    </w:rPr>
                    <w:t xml:space="preserve"> </w:t>
                  </w:r>
                  <w:r w:rsidR="00F6732F">
                    <w:t>135-2030-2847</w:t>
                  </w:r>
                </w:p>
                <w:p w14:paraId="0E077DBE" w14:textId="77777777" w:rsidR="00AB7E1D" w:rsidRDefault="00AB7E1D"/>
              </w:txbxContent>
            </v:textbox>
            <w10:wrap anchory="page"/>
          </v:shape>
        </w:pict>
      </w:r>
    </w:p>
    <w:p w14:paraId="64CA2FF7" w14:textId="77777777" w:rsidR="00AB7E1D" w:rsidRDefault="00AB7E1D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3B9EF464" w14:textId="77777777" w:rsidR="00AB7E1D" w:rsidRDefault="00AB7E1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1008"/>
        <w:gridCol w:w="1232"/>
        <w:gridCol w:w="1568"/>
        <w:gridCol w:w="3236"/>
      </w:tblGrid>
      <w:tr w:rsidR="00AB7E1D" w14:paraId="7AD12E1E" w14:textId="77777777">
        <w:tc>
          <w:tcPr>
            <w:tcW w:w="1676" w:type="dxa"/>
          </w:tcPr>
          <w:p w14:paraId="5C127C1D" w14:textId="77777777" w:rsidR="00AB7E1D" w:rsidRDefault="00AB7E1D">
            <w:pPr>
              <w:jc w:val="center"/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008" w:type="dxa"/>
          </w:tcPr>
          <w:p w14:paraId="4C3051EE" w14:textId="77777777" w:rsidR="00AB7E1D" w:rsidRDefault="00AB7E1D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232" w:type="dxa"/>
          </w:tcPr>
          <w:p w14:paraId="74C3F8CA" w14:textId="77777777" w:rsidR="00AB7E1D" w:rsidRDefault="00AB7E1D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568" w:type="dxa"/>
          </w:tcPr>
          <w:p w14:paraId="1D2C5BB7" w14:textId="77777777" w:rsidR="00AB7E1D" w:rsidRDefault="00AB7E1D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3236" w:type="dxa"/>
          </w:tcPr>
          <w:p w14:paraId="49C7388C" w14:textId="77777777" w:rsidR="00AB7E1D" w:rsidRDefault="00AB7E1D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B7E1D" w14:paraId="58F42D89" w14:textId="77777777">
        <w:tc>
          <w:tcPr>
            <w:tcW w:w="1676" w:type="dxa"/>
          </w:tcPr>
          <w:p w14:paraId="45E33E3E" w14:textId="18709548" w:rsidR="00AB7E1D" w:rsidRDefault="007903C8">
            <w:r>
              <w:rPr>
                <w:rFonts w:hint="eastAsia"/>
              </w:rPr>
              <w:t>0</w:t>
            </w:r>
            <w:r>
              <w:t>.1</w:t>
            </w:r>
          </w:p>
          <w:p w14:paraId="39D7A86A" w14:textId="77777777" w:rsidR="00AB7E1D" w:rsidRDefault="00AB7E1D"/>
        </w:tc>
        <w:tc>
          <w:tcPr>
            <w:tcW w:w="1008" w:type="dxa"/>
          </w:tcPr>
          <w:p w14:paraId="2164C6D2" w14:textId="3EECB043" w:rsidR="00AB7E1D" w:rsidRDefault="007903C8">
            <w:r>
              <w:rPr>
                <w:rFonts w:hint="eastAsia"/>
              </w:rPr>
              <w:t>张维维</w:t>
            </w:r>
          </w:p>
        </w:tc>
        <w:tc>
          <w:tcPr>
            <w:tcW w:w="1232" w:type="dxa"/>
          </w:tcPr>
          <w:p w14:paraId="322C37BD" w14:textId="77777777" w:rsidR="00AB7E1D" w:rsidRDefault="00AB7E1D"/>
        </w:tc>
        <w:tc>
          <w:tcPr>
            <w:tcW w:w="1568" w:type="dxa"/>
          </w:tcPr>
          <w:p w14:paraId="5A808AD6" w14:textId="77777777" w:rsidR="00AB7E1D" w:rsidRDefault="00E871BA">
            <w:r>
              <w:t>2023/10/12</w:t>
            </w:r>
            <w:r>
              <w:rPr>
                <w:rFonts w:hint="eastAsia"/>
              </w:rPr>
              <w:t>至</w:t>
            </w:r>
          </w:p>
          <w:p w14:paraId="65631225" w14:textId="0C912E74" w:rsidR="00E871BA" w:rsidRDefault="00E871BA">
            <w:r>
              <w:t>2023/10/1</w:t>
            </w:r>
            <w:r w:rsidR="00644A79">
              <w:t>3</w:t>
            </w:r>
          </w:p>
        </w:tc>
        <w:tc>
          <w:tcPr>
            <w:tcW w:w="3236" w:type="dxa"/>
          </w:tcPr>
          <w:p w14:paraId="24BBF008" w14:textId="77777777" w:rsidR="00AB7E1D" w:rsidRDefault="00AB7E1D"/>
        </w:tc>
      </w:tr>
      <w:tr w:rsidR="00AB7E1D" w14:paraId="75C9FAD5" w14:textId="77777777">
        <w:tc>
          <w:tcPr>
            <w:tcW w:w="1676" w:type="dxa"/>
          </w:tcPr>
          <w:p w14:paraId="2A83B750" w14:textId="77777777" w:rsidR="00AB7E1D" w:rsidRDefault="00AB7E1D"/>
          <w:p w14:paraId="1A1C4A09" w14:textId="77777777" w:rsidR="00AB7E1D" w:rsidRDefault="00AB7E1D"/>
        </w:tc>
        <w:tc>
          <w:tcPr>
            <w:tcW w:w="1008" w:type="dxa"/>
          </w:tcPr>
          <w:p w14:paraId="4A510A2B" w14:textId="77777777" w:rsidR="00AB7E1D" w:rsidRDefault="00AB7E1D"/>
        </w:tc>
        <w:tc>
          <w:tcPr>
            <w:tcW w:w="1232" w:type="dxa"/>
          </w:tcPr>
          <w:p w14:paraId="21FFF7BA" w14:textId="77777777" w:rsidR="00AB7E1D" w:rsidRDefault="00AB7E1D"/>
        </w:tc>
        <w:tc>
          <w:tcPr>
            <w:tcW w:w="1568" w:type="dxa"/>
          </w:tcPr>
          <w:p w14:paraId="73CF67D2" w14:textId="77777777" w:rsidR="00AB7E1D" w:rsidRDefault="00AB7E1D"/>
        </w:tc>
        <w:tc>
          <w:tcPr>
            <w:tcW w:w="3236" w:type="dxa"/>
          </w:tcPr>
          <w:p w14:paraId="76CEC78A" w14:textId="77777777" w:rsidR="00AB7E1D" w:rsidRDefault="00AB7E1D"/>
        </w:tc>
      </w:tr>
      <w:tr w:rsidR="00AB7E1D" w14:paraId="6927B0FB" w14:textId="77777777">
        <w:tc>
          <w:tcPr>
            <w:tcW w:w="1676" w:type="dxa"/>
          </w:tcPr>
          <w:p w14:paraId="60A8A767" w14:textId="77777777" w:rsidR="00AB7E1D" w:rsidRDefault="00AB7E1D"/>
          <w:p w14:paraId="412AF528" w14:textId="77777777" w:rsidR="00AB7E1D" w:rsidRDefault="00AB7E1D"/>
        </w:tc>
        <w:tc>
          <w:tcPr>
            <w:tcW w:w="1008" w:type="dxa"/>
          </w:tcPr>
          <w:p w14:paraId="280BD819" w14:textId="77777777" w:rsidR="00AB7E1D" w:rsidRDefault="00AB7E1D"/>
        </w:tc>
        <w:tc>
          <w:tcPr>
            <w:tcW w:w="1232" w:type="dxa"/>
          </w:tcPr>
          <w:p w14:paraId="696E0561" w14:textId="77777777" w:rsidR="00AB7E1D" w:rsidRDefault="00AB7E1D"/>
        </w:tc>
        <w:tc>
          <w:tcPr>
            <w:tcW w:w="1568" w:type="dxa"/>
          </w:tcPr>
          <w:p w14:paraId="3CD15353" w14:textId="77777777" w:rsidR="00AB7E1D" w:rsidRDefault="00AB7E1D"/>
        </w:tc>
        <w:tc>
          <w:tcPr>
            <w:tcW w:w="3236" w:type="dxa"/>
          </w:tcPr>
          <w:p w14:paraId="45765F02" w14:textId="77777777" w:rsidR="00AB7E1D" w:rsidRDefault="00AB7E1D"/>
        </w:tc>
      </w:tr>
    </w:tbl>
    <w:p w14:paraId="32BD848C" w14:textId="77777777" w:rsidR="00AB7E1D" w:rsidRDefault="00AB7E1D"/>
    <w:p w14:paraId="2B92AFE6" w14:textId="77777777" w:rsidR="00AB7E1D" w:rsidRDefault="00AB7E1D">
      <w:pPr>
        <w:jc w:val="center"/>
        <w:rPr>
          <w:sz w:val="28"/>
        </w:rPr>
      </w:pPr>
    </w:p>
    <w:p w14:paraId="3572D782" w14:textId="77777777" w:rsidR="00AB7E1D" w:rsidRDefault="00AB7E1D"/>
    <w:p w14:paraId="11C25E9C" w14:textId="77777777" w:rsidR="00AB7E1D" w:rsidRDefault="00AB7E1D"/>
    <w:p w14:paraId="68B44BFA" w14:textId="77777777" w:rsidR="00AB7E1D" w:rsidRDefault="00AB7E1D">
      <w:pPr>
        <w:pageBreakBefore/>
        <w:jc w:val="center"/>
        <w:rPr>
          <w:rFonts w:ascii="Times" w:hAnsi="Times"/>
          <w:shadow/>
          <w:sz w:val="32"/>
          <w:bdr w:val="single" w:sz="4" w:space="0" w:color="auto"/>
        </w:rPr>
      </w:pPr>
      <w:r>
        <w:rPr>
          <w:rFonts w:ascii="Times" w:hAnsi="Times" w:hint="eastAsia"/>
          <w:shadow/>
          <w:sz w:val="32"/>
        </w:rPr>
        <w:lastRenderedPageBreak/>
        <w:t xml:space="preserve"> </w:t>
      </w:r>
      <w:r>
        <w:rPr>
          <w:rFonts w:ascii="Times" w:hAnsi="Times" w:hint="eastAsia"/>
          <w:shadow/>
          <w:sz w:val="32"/>
        </w:rPr>
        <w:t>目</w:t>
      </w:r>
      <w:r>
        <w:rPr>
          <w:rFonts w:ascii="Times" w:hAnsi="Times" w:hint="eastAsia"/>
          <w:shadow/>
          <w:sz w:val="32"/>
        </w:rPr>
        <w:t xml:space="preserve"> </w:t>
      </w:r>
      <w:r>
        <w:rPr>
          <w:rFonts w:ascii="Times" w:hAnsi="Times" w:hint="eastAsia"/>
          <w:shadow/>
          <w:sz w:val="32"/>
        </w:rPr>
        <w:t>录</w:t>
      </w:r>
      <w:r>
        <w:rPr>
          <w:rFonts w:ascii="Times" w:hAnsi="Times" w:hint="eastAsia"/>
          <w:shadow/>
          <w:sz w:val="32"/>
        </w:rPr>
        <w:t xml:space="preserve"> </w:t>
      </w:r>
    </w:p>
    <w:p w14:paraId="02F9C397" w14:textId="6B82AFB6" w:rsidR="009815A3" w:rsidRDefault="00AB7E1D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48099557" w:history="1">
        <w:r w:rsidR="009815A3" w:rsidRPr="005800E0">
          <w:rPr>
            <w:rStyle w:val="a6"/>
            <w:noProof/>
          </w:rPr>
          <w:t xml:space="preserve">0. </w:t>
        </w:r>
        <w:r w:rsidR="009815A3" w:rsidRPr="005800E0">
          <w:rPr>
            <w:rStyle w:val="a6"/>
            <w:noProof/>
          </w:rPr>
          <w:t>文档介绍</w:t>
        </w:r>
        <w:r w:rsidR="009815A3">
          <w:rPr>
            <w:noProof/>
            <w:webHidden/>
          </w:rPr>
          <w:tab/>
        </w:r>
        <w:r w:rsidR="009815A3">
          <w:rPr>
            <w:noProof/>
            <w:webHidden/>
          </w:rPr>
          <w:fldChar w:fldCharType="begin"/>
        </w:r>
        <w:r w:rsidR="009815A3">
          <w:rPr>
            <w:noProof/>
            <w:webHidden/>
          </w:rPr>
          <w:instrText xml:space="preserve"> PAGEREF _Toc148099557 \h </w:instrText>
        </w:r>
        <w:r w:rsidR="009815A3">
          <w:rPr>
            <w:noProof/>
            <w:webHidden/>
          </w:rPr>
        </w:r>
        <w:r w:rsidR="009815A3">
          <w:rPr>
            <w:noProof/>
            <w:webHidden/>
          </w:rPr>
          <w:fldChar w:fldCharType="separate"/>
        </w:r>
        <w:r w:rsidR="009815A3">
          <w:rPr>
            <w:noProof/>
            <w:webHidden/>
          </w:rPr>
          <w:t>4</w:t>
        </w:r>
        <w:r w:rsidR="009815A3">
          <w:rPr>
            <w:noProof/>
            <w:webHidden/>
          </w:rPr>
          <w:fldChar w:fldCharType="end"/>
        </w:r>
      </w:hyperlink>
    </w:p>
    <w:p w14:paraId="42D12590" w14:textId="3E4E526C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58" w:history="1">
        <w:r w:rsidRPr="005800E0">
          <w:rPr>
            <w:rStyle w:val="a6"/>
            <w:noProof/>
          </w:rPr>
          <w:t xml:space="preserve">0.1 </w:t>
        </w:r>
        <w:r w:rsidRPr="005800E0">
          <w:rPr>
            <w:rStyle w:val="a6"/>
            <w:noProof/>
          </w:rPr>
          <w:t>文档目的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9AD782" w14:textId="3AD8FC53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59" w:history="1">
        <w:r w:rsidRPr="005800E0">
          <w:rPr>
            <w:rStyle w:val="a6"/>
            <w:noProof/>
          </w:rPr>
          <w:t xml:space="preserve">0.2 </w:t>
        </w:r>
        <w:r w:rsidRPr="005800E0">
          <w:rPr>
            <w:rStyle w:val="a6"/>
            <w:noProof/>
          </w:rPr>
          <w:t>文档范围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4A910A" w14:textId="3E1062EB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60" w:history="1">
        <w:r w:rsidRPr="005800E0">
          <w:rPr>
            <w:rStyle w:val="a6"/>
            <w:noProof/>
          </w:rPr>
          <w:t xml:space="preserve">0.3 </w:t>
        </w:r>
        <w:r w:rsidRPr="005800E0">
          <w:rPr>
            <w:rStyle w:val="a6"/>
            <w:noProof/>
          </w:rPr>
          <w:t>读者对象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AAD505" w14:textId="24A36D44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61" w:history="1">
        <w:r w:rsidRPr="005800E0">
          <w:rPr>
            <w:rStyle w:val="a6"/>
            <w:noProof/>
          </w:rPr>
          <w:t xml:space="preserve">0.4 </w:t>
        </w:r>
        <w:r w:rsidRPr="005800E0">
          <w:rPr>
            <w:rStyle w:val="a6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BAF6FC" w14:textId="3ABAEFF6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62" w:history="1">
        <w:r w:rsidRPr="005800E0">
          <w:rPr>
            <w:rStyle w:val="a6"/>
            <w:noProof/>
          </w:rPr>
          <w:t xml:space="preserve">0.5 </w:t>
        </w:r>
        <w:r w:rsidRPr="005800E0">
          <w:rPr>
            <w:rStyle w:val="a6"/>
            <w:noProof/>
          </w:rPr>
          <w:t>术语与缩写解释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A1F709" w14:textId="1414A835" w:rsidR="009815A3" w:rsidRDefault="009815A3">
      <w:pPr>
        <w:pStyle w:val="TOC1"/>
        <w:tabs>
          <w:tab w:val="left" w:pos="420"/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099563" w:history="1">
        <w:r w:rsidRPr="005800E0">
          <w:rPr>
            <w:rStyle w:val="a6"/>
            <w:noProof/>
          </w:rPr>
          <w:t>1.</w:t>
        </w:r>
        <w:r>
          <w:rPr>
            <w:rFonts w:ascii="等线" w:eastAsia="等线" w:hAnsi="等线"/>
            <w:b w:val="0"/>
            <w:bCs w:val="0"/>
            <w:caps w:val="0"/>
            <w:noProof/>
            <w:szCs w:val="22"/>
          </w:rPr>
          <w:tab/>
        </w:r>
        <w:r w:rsidRPr="005800E0">
          <w:rPr>
            <w:rStyle w:val="a6"/>
            <w:noProof/>
          </w:rPr>
          <w:t>应用平台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8F1E23" w14:textId="1A3F3751" w:rsidR="009815A3" w:rsidRDefault="009815A3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099564" w:history="1">
        <w:r w:rsidRPr="005800E0">
          <w:rPr>
            <w:rStyle w:val="a6"/>
            <w:noProof/>
          </w:rPr>
          <w:t xml:space="preserve">2. </w:t>
        </w:r>
        <w:r w:rsidRPr="005800E0">
          <w:rPr>
            <w:rStyle w:val="a6"/>
            <w:noProof/>
          </w:rPr>
          <w:t>模块命名规则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8406F1" w14:textId="773BBFC5" w:rsidR="009815A3" w:rsidRDefault="009815A3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099565" w:history="1">
        <w:r w:rsidRPr="005800E0">
          <w:rPr>
            <w:rStyle w:val="a6"/>
            <w:noProof/>
          </w:rPr>
          <w:t xml:space="preserve">3. </w:t>
        </w:r>
        <w:r w:rsidRPr="005800E0">
          <w:rPr>
            <w:rStyle w:val="a6"/>
            <w:noProof/>
          </w:rPr>
          <w:t>模块汇总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0B50C6" w14:textId="443E3EBA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66" w:history="1">
        <w:r w:rsidRPr="005800E0">
          <w:rPr>
            <w:rStyle w:val="a6"/>
            <w:noProof/>
          </w:rPr>
          <w:t xml:space="preserve">3.1 </w:t>
        </w:r>
        <w:r w:rsidRPr="005800E0">
          <w:rPr>
            <w:rStyle w:val="a6"/>
            <w:noProof/>
          </w:rPr>
          <w:t>模块汇总表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269444" w14:textId="72781E22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67" w:history="1">
        <w:r w:rsidRPr="005800E0">
          <w:rPr>
            <w:rStyle w:val="a6"/>
            <w:noProof/>
          </w:rPr>
          <w:t xml:space="preserve">3.2 </w:t>
        </w:r>
        <w:r w:rsidRPr="005800E0">
          <w:rPr>
            <w:rStyle w:val="a6"/>
            <w:noProof/>
          </w:rPr>
          <w:t>模块关系图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12FAD4" w14:textId="3BA614A3" w:rsidR="009815A3" w:rsidRDefault="009815A3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099568" w:history="1">
        <w:r w:rsidRPr="005800E0">
          <w:rPr>
            <w:rStyle w:val="a6"/>
            <w:noProof/>
          </w:rPr>
          <w:t>4. VideoSite</w:t>
        </w:r>
        <w:r w:rsidRPr="005800E0">
          <w:rPr>
            <w:rStyle w:val="a6"/>
            <w:noProof/>
          </w:rPr>
          <w:t>视频网站系统的模块设计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2D4FE3" w14:textId="6C798A04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69" w:history="1">
        <w:r w:rsidRPr="005800E0">
          <w:rPr>
            <w:rStyle w:val="a6"/>
            <w:noProof/>
          </w:rPr>
          <w:t xml:space="preserve">4.1 </w:t>
        </w:r>
        <w:r w:rsidRPr="005800E0">
          <w:rPr>
            <w:rStyle w:val="a6"/>
            <w:noProof/>
          </w:rPr>
          <w:t>模块：</w:t>
        </w:r>
        <w:r w:rsidRPr="005800E0">
          <w:rPr>
            <w:rStyle w:val="a6"/>
            <w:noProof/>
          </w:rPr>
          <w:t>videosite-api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5E8C22" w14:textId="00381321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70" w:history="1">
        <w:r w:rsidRPr="005800E0">
          <w:rPr>
            <w:rStyle w:val="a6"/>
            <w:noProof/>
          </w:rPr>
          <w:t xml:space="preserve">4.2 </w:t>
        </w:r>
        <w:r w:rsidRPr="005800E0">
          <w:rPr>
            <w:rStyle w:val="a6"/>
            <w:noProof/>
          </w:rPr>
          <w:t>模块：</w:t>
        </w:r>
        <w:r w:rsidRPr="005800E0">
          <w:rPr>
            <w:rStyle w:val="a6"/>
            <w:noProof/>
          </w:rPr>
          <w:t>videosite-service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32D7EE" w14:textId="0CEAB8B7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71" w:history="1">
        <w:r w:rsidRPr="005800E0">
          <w:rPr>
            <w:rStyle w:val="a6"/>
            <w:noProof/>
          </w:rPr>
          <w:t xml:space="preserve">4.3 </w:t>
        </w:r>
        <w:r w:rsidRPr="005800E0">
          <w:rPr>
            <w:rStyle w:val="a6"/>
            <w:noProof/>
          </w:rPr>
          <w:t>模块：</w:t>
        </w:r>
        <w:r w:rsidRPr="005800E0">
          <w:rPr>
            <w:rStyle w:val="a6"/>
            <w:noProof/>
          </w:rPr>
          <w:t>videosite-web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92AEAA" w14:textId="42A8963D" w:rsidR="009815A3" w:rsidRDefault="009815A3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099572" w:history="1">
        <w:r w:rsidRPr="005800E0">
          <w:rPr>
            <w:rStyle w:val="a6"/>
            <w:noProof/>
          </w:rPr>
          <w:t xml:space="preserve">5. </w:t>
        </w:r>
        <w:r w:rsidRPr="005800E0">
          <w:rPr>
            <w:rStyle w:val="a6"/>
            <w:noProof/>
          </w:rPr>
          <w:t>数据库表设计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436422" w14:textId="107C28D6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73" w:history="1">
        <w:r w:rsidRPr="005800E0">
          <w:rPr>
            <w:rStyle w:val="a6"/>
            <w:noProof/>
          </w:rPr>
          <w:t xml:space="preserve">5.1 </w:t>
        </w:r>
        <w:r w:rsidRPr="005800E0">
          <w:rPr>
            <w:rStyle w:val="a6"/>
            <w:noProof/>
          </w:rPr>
          <w:t>用户表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6544EA" w14:textId="2C0CB45A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74" w:history="1">
        <w:r w:rsidRPr="005800E0">
          <w:rPr>
            <w:rStyle w:val="a6"/>
            <w:noProof/>
          </w:rPr>
          <w:t xml:space="preserve">5.2 </w:t>
        </w:r>
        <w:r w:rsidRPr="005800E0">
          <w:rPr>
            <w:rStyle w:val="a6"/>
            <w:noProof/>
          </w:rPr>
          <w:t>视频类别表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11B9AB" w14:textId="2F3D62F5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75" w:history="1">
        <w:r w:rsidRPr="005800E0">
          <w:rPr>
            <w:rStyle w:val="a6"/>
            <w:noProof/>
          </w:rPr>
          <w:t xml:space="preserve">5.3 </w:t>
        </w:r>
        <w:r w:rsidRPr="005800E0">
          <w:rPr>
            <w:rStyle w:val="a6"/>
            <w:noProof/>
          </w:rPr>
          <w:t>视频表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0CCE35" w14:textId="5DCD847F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76" w:history="1">
        <w:r w:rsidRPr="005800E0">
          <w:rPr>
            <w:rStyle w:val="a6"/>
            <w:noProof/>
          </w:rPr>
          <w:t xml:space="preserve">5.4 </w:t>
        </w:r>
        <w:r w:rsidRPr="005800E0">
          <w:rPr>
            <w:rStyle w:val="a6"/>
            <w:noProof/>
          </w:rPr>
          <w:t>视频评论表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44F8F1D" w14:textId="11E0375D" w:rsidR="009815A3" w:rsidRDefault="009815A3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99577" w:history="1">
        <w:r w:rsidRPr="005800E0">
          <w:rPr>
            <w:rStyle w:val="a6"/>
            <w:noProof/>
          </w:rPr>
          <w:t>5.5 ER</w:t>
        </w:r>
        <w:r w:rsidRPr="005800E0">
          <w:rPr>
            <w:rStyle w:val="a6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69DB89" w14:textId="7B32066D" w:rsidR="00AB7E1D" w:rsidRDefault="00AB7E1D">
      <w:pPr>
        <w:pStyle w:val="1"/>
        <w:spacing w:before="175" w:after="175"/>
      </w:pPr>
      <w:r>
        <w:fldChar w:fldCharType="end"/>
      </w:r>
      <w:r>
        <w:br w:type="page"/>
      </w:r>
      <w:bookmarkStart w:id="0" w:name="_Toc15898327"/>
      <w:bookmarkStart w:id="1" w:name="_Toc16478129"/>
      <w:bookmarkStart w:id="2" w:name="_Toc16478463"/>
      <w:bookmarkStart w:id="3" w:name="_Toc16478862"/>
      <w:bookmarkStart w:id="4" w:name="_Toc148099557"/>
      <w:r>
        <w:rPr>
          <w:rFonts w:hint="eastAsia"/>
        </w:rPr>
        <w:lastRenderedPageBreak/>
        <w:t>0</w:t>
      </w:r>
      <w:r>
        <w:t xml:space="preserve">. </w:t>
      </w:r>
      <w:r>
        <w:rPr>
          <w:rFonts w:hint="eastAsia"/>
        </w:rPr>
        <w:t>文档介绍</w:t>
      </w:r>
      <w:bookmarkEnd w:id="0"/>
      <w:bookmarkEnd w:id="1"/>
      <w:bookmarkEnd w:id="2"/>
      <w:bookmarkEnd w:id="3"/>
      <w:bookmarkEnd w:id="4"/>
    </w:p>
    <w:p w14:paraId="6917E7EA" w14:textId="77777777" w:rsidR="00AB7E1D" w:rsidRDefault="00AB7E1D">
      <w:pPr>
        <w:pStyle w:val="2"/>
      </w:pPr>
      <w:bookmarkStart w:id="5" w:name="_Toc15786742"/>
      <w:bookmarkStart w:id="6" w:name="_Toc15898328"/>
      <w:bookmarkStart w:id="7" w:name="_Toc16478130"/>
      <w:bookmarkStart w:id="8" w:name="_Toc16478464"/>
      <w:bookmarkStart w:id="9" w:name="_Toc16478863"/>
      <w:bookmarkStart w:id="10" w:name="_Toc148099558"/>
      <w:r>
        <w:rPr>
          <w:rFonts w:hint="eastAsia"/>
        </w:rPr>
        <w:t xml:space="preserve">0.1 </w:t>
      </w:r>
      <w:r>
        <w:rPr>
          <w:rFonts w:hint="eastAsia"/>
        </w:rPr>
        <w:t>文档目的</w:t>
      </w:r>
      <w:bookmarkEnd w:id="5"/>
      <w:bookmarkEnd w:id="6"/>
      <w:bookmarkEnd w:id="7"/>
      <w:bookmarkEnd w:id="8"/>
      <w:bookmarkEnd w:id="9"/>
      <w:bookmarkEnd w:id="10"/>
    </w:p>
    <w:p w14:paraId="309C438C" w14:textId="771266E0" w:rsidR="00EC1290" w:rsidRPr="00EC1290" w:rsidRDefault="00D16F27" w:rsidP="00F8029A">
      <w:pPr>
        <w:ind w:firstLineChars="200" w:firstLine="448"/>
      </w:pPr>
      <w:r>
        <w:rPr>
          <w:rFonts w:hint="eastAsia"/>
        </w:rPr>
        <w:t>V</w:t>
      </w:r>
      <w:r>
        <w:t>ideoSite</w:t>
      </w:r>
      <w:r>
        <w:rPr>
          <w:rFonts w:hint="eastAsia"/>
        </w:rPr>
        <w:t>视频网站</w:t>
      </w:r>
      <w:r w:rsidR="00EC1290" w:rsidRPr="00EC1290">
        <w:rPr>
          <w:rFonts w:hint="eastAsia"/>
        </w:rPr>
        <w:t>系统的详细设计将遵循其概要设计的思路，对即将开始的代码开发和编程进行明确的详细设计，为程序员开发提供编码的依据和思路。其重点从以下方面对整个系统进行整体描述。</w:t>
      </w:r>
    </w:p>
    <w:p w14:paraId="75D81358" w14:textId="37183B89" w:rsidR="00EC1290" w:rsidRPr="00EC1290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应用平台</w:t>
      </w:r>
    </w:p>
    <w:p w14:paraId="0EFA9508" w14:textId="465EF35E" w:rsidR="00EC1290" w:rsidRPr="00EC1290" w:rsidRDefault="00EC1290" w:rsidP="00AE4156">
      <w:pPr>
        <w:numPr>
          <w:ilvl w:val="0"/>
          <w:numId w:val="24"/>
        </w:numPr>
        <w:tabs>
          <w:tab w:val="left" w:pos="704"/>
        </w:tabs>
        <w:rPr>
          <w:rFonts w:hint="eastAsia"/>
        </w:rPr>
      </w:pPr>
      <w:r w:rsidRPr="00EC1290">
        <w:rPr>
          <w:rFonts w:hint="eastAsia"/>
        </w:rPr>
        <w:t>模块</w:t>
      </w:r>
      <w:r w:rsidR="00AE4156">
        <w:rPr>
          <w:rFonts w:hint="eastAsia"/>
        </w:rPr>
        <w:t>设计</w:t>
      </w:r>
    </w:p>
    <w:p w14:paraId="5528F158" w14:textId="19FDB761" w:rsidR="00AB7E1D" w:rsidRPr="006A5228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数据库</w:t>
      </w:r>
      <w:r w:rsidR="00AE4156">
        <w:rPr>
          <w:rFonts w:hint="eastAsia"/>
        </w:rPr>
        <w:t>表</w:t>
      </w:r>
      <w:r w:rsidRPr="00EC1290">
        <w:rPr>
          <w:rFonts w:hint="eastAsia"/>
        </w:rPr>
        <w:t>设计</w:t>
      </w:r>
    </w:p>
    <w:p w14:paraId="1EBFA80B" w14:textId="77777777" w:rsidR="00AB7E1D" w:rsidRDefault="00AB7E1D">
      <w:pPr>
        <w:pStyle w:val="2"/>
      </w:pPr>
      <w:bookmarkStart w:id="11" w:name="_Toc15786743"/>
      <w:bookmarkStart w:id="12" w:name="_Toc15898329"/>
      <w:bookmarkStart w:id="13" w:name="_Toc16478131"/>
      <w:bookmarkStart w:id="14" w:name="_Toc16478465"/>
      <w:bookmarkStart w:id="15" w:name="_Toc16478864"/>
      <w:bookmarkStart w:id="16" w:name="_Toc148099559"/>
      <w:r>
        <w:rPr>
          <w:rFonts w:hint="eastAsia"/>
        </w:rPr>
        <w:t xml:space="preserve">0.2 </w:t>
      </w:r>
      <w:r>
        <w:rPr>
          <w:rFonts w:hint="eastAsia"/>
        </w:rPr>
        <w:t>文档范围</w:t>
      </w:r>
      <w:bookmarkEnd w:id="11"/>
      <w:bookmarkEnd w:id="12"/>
      <w:bookmarkEnd w:id="13"/>
      <w:bookmarkEnd w:id="14"/>
      <w:bookmarkEnd w:id="15"/>
      <w:bookmarkEnd w:id="16"/>
    </w:p>
    <w:p w14:paraId="399E7720" w14:textId="67CE0362" w:rsidR="00AB7E1D" w:rsidRPr="006A5228" w:rsidRDefault="00F8029A" w:rsidP="00F8029A">
      <w:pPr>
        <w:rPr>
          <w:rFonts w:ascii="宋体" w:hAnsi="宋体"/>
        </w:rPr>
      </w:pPr>
      <w:r w:rsidRPr="00F8029A">
        <w:rPr>
          <w:rFonts w:ascii="宋体" w:hAnsi="宋体"/>
        </w:rPr>
        <w:t></w:t>
      </w:r>
      <w:r w:rsidRPr="00F8029A">
        <w:rPr>
          <w:rFonts w:ascii="宋体" w:hAnsi="宋体"/>
        </w:rPr>
        <w:tab/>
      </w:r>
      <w:r w:rsidRPr="00F8029A">
        <w:rPr>
          <w:rFonts w:ascii="宋体" w:hAnsi="宋体" w:hint="eastAsia"/>
        </w:rPr>
        <w:t>应用平台</w:t>
      </w:r>
      <w:r w:rsidR="00DD1D69">
        <w:rPr>
          <w:rFonts w:ascii="宋体" w:hAnsi="宋体" w:hint="eastAsia"/>
        </w:rPr>
        <w:t>、</w:t>
      </w:r>
      <w:r w:rsidRPr="00F8029A">
        <w:rPr>
          <w:rFonts w:ascii="宋体" w:hAnsi="宋体" w:hint="eastAsia"/>
        </w:rPr>
        <w:t>模块</w:t>
      </w:r>
      <w:r w:rsidR="00AE4156">
        <w:rPr>
          <w:rFonts w:ascii="宋体" w:hAnsi="宋体" w:hint="eastAsia"/>
        </w:rPr>
        <w:t>设计</w:t>
      </w:r>
      <w:r w:rsidR="00DD1D69">
        <w:rPr>
          <w:rFonts w:ascii="宋体" w:hAnsi="宋体" w:hint="eastAsia"/>
        </w:rPr>
        <w:t>、</w:t>
      </w:r>
      <w:r w:rsidRPr="00F8029A">
        <w:rPr>
          <w:rFonts w:ascii="宋体" w:hAnsi="宋体" w:hint="eastAsia"/>
        </w:rPr>
        <w:t>数据库</w:t>
      </w:r>
      <w:r w:rsidR="00AE4156">
        <w:rPr>
          <w:rFonts w:ascii="宋体" w:hAnsi="宋体" w:hint="eastAsia"/>
        </w:rPr>
        <w:t>表</w:t>
      </w:r>
      <w:r w:rsidRPr="00F8029A">
        <w:rPr>
          <w:rFonts w:ascii="宋体" w:hAnsi="宋体" w:hint="eastAsia"/>
        </w:rPr>
        <w:t>设计</w:t>
      </w:r>
    </w:p>
    <w:p w14:paraId="0F4CEB42" w14:textId="77777777" w:rsidR="00AB7E1D" w:rsidRDefault="00AB7E1D">
      <w:pPr>
        <w:pStyle w:val="2"/>
      </w:pPr>
      <w:bookmarkStart w:id="17" w:name="_Toc15786744"/>
      <w:bookmarkStart w:id="18" w:name="_Toc15898330"/>
      <w:bookmarkStart w:id="19" w:name="_Toc16478132"/>
      <w:bookmarkStart w:id="20" w:name="_Toc16478466"/>
      <w:bookmarkStart w:id="21" w:name="_Toc16478865"/>
      <w:bookmarkStart w:id="22" w:name="_Toc148099560"/>
      <w:r>
        <w:rPr>
          <w:rFonts w:hint="eastAsia"/>
        </w:rPr>
        <w:t xml:space="preserve">0.3 </w:t>
      </w:r>
      <w:r>
        <w:rPr>
          <w:rFonts w:hint="eastAsia"/>
        </w:rPr>
        <w:t>读者对象</w:t>
      </w:r>
      <w:bookmarkEnd w:id="17"/>
      <w:bookmarkEnd w:id="18"/>
      <w:bookmarkEnd w:id="19"/>
      <w:bookmarkEnd w:id="20"/>
      <w:bookmarkEnd w:id="21"/>
      <w:bookmarkEnd w:id="22"/>
    </w:p>
    <w:p w14:paraId="14E9F448" w14:textId="0518FAB8" w:rsidR="00AB7E1D" w:rsidRPr="006A5228" w:rsidRDefault="00F06004" w:rsidP="00C340D4">
      <w:pPr>
        <w:ind w:firstLineChars="200" w:firstLine="448"/>
        <w:rPr>
          <w:rFonts w:ascii="宋体" w:hAnsi="宋体"/>
        </w:rPr>
      </w:pPr>
      <w:r>
        <w:rPr>
          <w:rFonts w:ascii="宋体" w:hAnsi="宋体" w:hint="eastAsia"/>
        </w:rPr>
        <w:t>所有开发人员</w:t>
      </w:r>
    </w:p>
    <w:p w14:paraId="4E34BA1C" w14:textId="6706EF0D" w:rsidR="00AB7E1D" w:rsidRPr="006E20B7" w:rsidRDefault="00AB7E1D" w:rsidP="006E20B7">
      <w:pPr>
        <w:pStyle w:val="2"/>
        <w:rPr>
          <w:rFonts w:hint="eastAsia"/>
        </w:rPr>
      </w:pPr>
      <w:bookmarkStart w:id="23" w:name="_Toc15786745"/>
      <w:bookmarkStart w:id="24" w:name="_Toc15898331"/>
      <w:bookmarkStart w:id="25" w:name="_Toc16478133"/>
      <w:bookmarkStart w:id="26" w:name="_Toc16478467"/>
      <w:bookmarkStart w:id="27" w:name="_Toc16478866"/>
      <w:bookmarkStart w:id="28" w:name="_Toc148099561"/>
      <w:r>
        <w:rPr>
          <w:rFonts w:hint="eastAsia"/>
        </w:rPr>
        <w:t xml:space="preserve">0.4 </w:t>
      </w:r>
      <w:r>
        <w:rPr>
          <w:rFonts w:hint="eastAsia"/>
        </w:rPr>
        <w:t>参考文献</w:t>
      </w:r>
      <w:bookmarkEnd w:id="23"/>
      <w:bookmarkEnd w:id="24"/>
      <w:bookmarkEnd w:id="25"/>
      <w:bookmarkEnd w:id="26"/>
      <w:bookmarkEnd w:id="27"/>
      <w:bookmarkEnd w:id="28"/>
    </w:p>
    <w:p w14:paraId="57D4952B" w14:textId="77777777" w:rsidR="00AB7E1D" w:rsidRDefault="00AB7E1D">
      <w:pPr>
        <w:pStyle w:val="2"/>
      </w:pPr>
      <w:bookmarkStart w:id="29" w:name="_Toc15786746"/>
      <w:bookmarkStart w:id="30" w:name="_Toc15898332"/>
      <w:bookmarkStart w:id="31" w:name="_Toc16478134"/>
      <w:bookmarkStart w:id="32" w:name="_Toc16478468"/>
      <w:bookmarkStart w:id="33" w:name="_Toc16478867"/>
      <w:bookmarkStart w:id="34" w:name="_Toc148099562"/>
      <w:r>
        <w:rPr>
          <w:rFonts w:hint="eastAsia"/>
        </w:rPr>
        <w:t xml:space="preserve">0.5 </w:t>
      </w:r>
      <w:r>
        <w:rPr>
          <w:rFonts w:hint="eastAsia"/>
        </w:rPr>
        <w:t>术语与缩写解释</w:t>
      </w:r>
      <w:bookmarkEnd w:id="29"/>
      <w:bookmarkEnd w:id="30"/>
      <w:bookmarkEnd w:id="31"/>
      <w:bookmarkEnd w:id="32"/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8"/>
        <w:gridCol w:w="6352"/>
      </w:tblGrid>
      <w:tr w:rsidR="00AB7E1D" w14:paraId="0412B1BC" w14:textId="77777777">
        <w:trPr>
          <w:cantSplit/>
        </w:trPr>
        <w:tc>
          <w:tcPr>
            <w:tcW w:w="2368" w:type="dxa"/>
            <w:shd w:val="clear" w:color="auto" w:fill="D9D9D9"/>
          </w:tcPr>
          <w:p w14:paraId="116B7A06" w14:textId="77777777" w:rsidR="00AB7E1D" w:rsidRDefault="00AB7E1D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</w:tcPr>
          <w:p w14:paraId="63350521" w14:textId="77777777" w:rsidR="00AB7E1D" w:rsidRDefault="00AB7E1D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</w:t>
            </w:r>
            <w:r>
              <w:rPr>
                <w:rFonts w:hint="eastAsia"/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释</w:t>
            </w:r>
          </w:p>
        </w:tc>
      </w:tr>
      <w:tr w:rsidR="00AB7E1D" w14:paraId="5CFAA0D4" w14:textId="77777777">
        <w:trPr>
          <w:cantSplit/>
        </w:trPr>
        <w:tc>
          <w:tcPr>
            <w:tcW w:w="2368" w:type="dxa"/>
          </w:tcPr>
          <w:p w14:paraId="19F1EC58" w14:textId="31AB6338" w:rsidR="00AB7E1D" w:rsidRDefault="00803A93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Pascal</w:t>
            </w:r>
            <w:r>
              <w:rPr>
                <w:rFonts w:hint="eastAsia"/>
                <w:sz w:val="18"/>
              </w:rPr>
              <w:t>命名法</w:t>
            </w:r>
          </w:p>
        </w:tc>
        <w:tc>
          <w:tcPr>
            <w:tcW w:w="6352" w:type="dxa"/>
          </w:tcPr>
          <w:p w14:paraId="7104B758" w14:textId="0A932754" w:rsidR="00AB7E1D" w:rsidRDefault="00803A93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即</w:t>
            </w:r>
            <w:r w:rsidRPr="00803A93">
              <w:rPr>
                <w:rFonts w:hint="eastAsia"/>
                <w:sz w:val="18"/>
              </w:rPr>
              <w:t>帕斯卡命名法</w:t>
            </w:r>
            <w:r w:rsidR="00A67371">
              <w:rPr>
                <w:rFonts w:hint="eastAsia"/>
                <w:sz w:val="18"/>
              </w:rPr>
              <w:t>，</w:t>
            </w:r>
            <w:r w:rsidRPr="00803A93">
              <w:rPr>
                <w:rFonts w:hint="eastAsia"/>
                <w:sz w:val="18"/>
              </w:rPr>
              <w:t>指当变量名和函式名称是由二个或二个以上单词连结在一起，每个单词首字母大写。而构成的唯一识别字时，用以增加变量和函式的可读性。</w:t>
            </w:r>
          </w:p>
        </w:tc>
      </w:tr>
      <w:tr w:rsidR="00AB7E1D" w14:paraId="4934215E" w14:textId="77777777">
        <w:trPr>
          <w:cantSplit/>
        </w:trPr>
        <w:tc>
          <w:tcPr>
            <w:tcW w:w="2368" w:type="dxa"/>
          </w:tcPr>
          <w:p w14:paraId="15F8DA95" w14:textId="45940D26" w:rsidR="00AB7E1D" w:rsidRDefault="00535ACA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Camel</w:t>
            </w:r>
            <w:r>
              <w:rPr>
                <w:rFonts w:hint="eastAsia"/>
                <w:sz w:val="18"/>
              </w:rPr>
              <w:t>命名法</w:t>
            </w:r>
          </w:p>
        </w:tc>
        <w:tc>
          <w:tcPr>
            <w:tcW w:w="6352" w:type="dxa"/>
          </w:tcPr>
          <w:p w14:paraId="06E63962" w14:textId="164499FE" w:rsidR="00AB7E1D" w:rsidRDefault="00535ACA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即</w:t>
            </w:r>
            <w:r w:rsidRPr="00535ACA">
              <w:rPr>
                <w:rFonts w:hint="eastAsia"/>
                <w:sz w:val="18"/>
              </w:rPr>
              <w:t>骆驼式命名法又称驼峰式命名法，是电脑</w:t>
            </w:r>
            <w:r>
              <w:rPr>
                <w:rFonts w:hint="eastAsia"/>
                <w:sz w:val="18"/>
              </w:rPr>
              <w:t>程序</w:t>
            </w:r>
            <w:r w:rsidRPr="00535ACA">
              <w:rPr>
                <w:rFonts w:hint="eastAsia"/>
                <w:sz w:val="18"/>
              </w:rPr>
              <w:t>编写时的一套命名规则（惯例）。是指混合使用大小写字母来构成变量和函数的名字。程序员们为了自己的代码能更容易的在同行之间交流，所以多采取统一的可读性比较好的命名方式。</w:t>
            </w:r>
          </w:p>
        </w:tc>
      </w:tr>
      <w:tr w:rsidR="00AB7E1D" w14:paraId="58742D35" w14:textId="77777777">
        <w:trPr>
          <w:cantSplit/>
        </w:trPr>
        <w:tc>
          <w:tcPr>
            <w:tcW w:w="2368" w:type="dxa"/>
          </w:tcPr>
          <w:p w14:paraId="6FF0F8E6" w14:textId="100943A7" w:rsidR="00AB7E1D" w:rsidRDefault="00AB7E1D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6352" w:type="dxa"/>
          </w:tcPr>
          <w:p w14:paraId="0A898306" w14:textId="77777777" w:rsidR="00AB7E1D" w:rsidRDefault="00AB7E1D">
            <w:pPr>
              <w:tabs>
                <w:tab w:val="left" w:pos="3346"/>
              </w:tabs>
              <w:rPr>
                <w:sz w:val="18"/>
              </w:rPr>
            </w:pPr>
          </w:p>
        </w:tc>
      </w:tr>
    </w:tbl>
    <w:p w14:paraId="5E3F0726" w14:textId="3EE0CE55" w:rsidR="005F6992" w:rsidRDefault="005F6992" w:rsidP="00B713CD">
      <w:pPr>
        <w:pStyle w:val="1"/>
        <w:pageBreakBefore/>
        <w:numPr>
          <w:ilvl w:val="0"/>
          <w:numId w:val="26"/>
        </w:numPr>
        <w:spacing w:before="175" w:after="175"/>
      </w:pPr>
      <w:bookmarkStart w:id="35" w:name="_Toc148099563"/>
      <w:r>
        <w:rPr>
          <w:rFonts w:hint="eastAsia"/>
        </w:rPr>
        <w:lastRenderedPageBreak/>
        <w:t>应用平台</w:t>
      </w:r>
      <w:bookmarkEnd w:id="35"/>
    </w:p>
    <w:p w14:paraId="38F8E11C" w14:textId="77777777" w:rsidR="00B713CD" w:rsidRPr="00B713CD" w:rsidRDefault="00B713CD" w:rsidP="00B713CD">
      <w:pPr>
        <w:rPr>
          <w:rFonts w:hint="eastAsia"/>
        </w:rPr>
      </w:pPr>
    </w:p>
    <w:p w14:paraId="55ABC1CF" w14:textId="2F90BA12" w:rsidR="00AB7E1D" w:rsidRDefault="00EF5FEB">
      <w:pPr>
        <w:pStyle w:val="1"/>
        <w:pageBreakBefore/>
        <w:spacing w:before="175" w:after="175"/>
      </w:pPr>
      <w:bookmarkStart w:id="36" w:name="_Toc148099564"/>
      <w:r>
        <w:lastRenderedPageBreak/>
        <w:t>2</w:t>
      </w:r>
      <w:r w:rsidR="00AB7E1D">
        <w:t>.</w:t>
      </w:r>
      <w:r w:rsidR="00AB7E1D">
        <w:rPr>
          <w:rFonts w:hint="eastAsia"/>
        </w:rPr>
        <w:t xml:space="preserve"> </w:t>
      </w:r>
      <w:r w:rsidR="00AB7E1D">
        <w:rPr>
          <w:rFonts w:hint="eastAsia"/>
        </w:rPr>
        <w:t>模块命名规则</w:t>
      </w:r>
      <w:bookmarkEnd w:id="36"/>
    </w:p>
    <w:p w14:paraId="082D9D7C" w14:textId="0A0F440A" w:rsidR="00533D60" w:rsidRDefault="00533D60" w:rsidP="00E718DB">
      <w:pPr>
        <w:numPr>
          <w:ilvl w:val="0"/>
          <w:numId w:val="25"/>
        </w:numPr>
        <w:rPr>
          <w:rFonts w:ascii="宋体" w:hAnsi="宋体"/>
        </w:rPr>
      </w:pPr>
      <w:r>
        <w:rPr>
          <w:rFonts w:ascii="宋体" w:hAnsi="宋体" w:hint="eastAsia"/>
        </w:rPr>
        <w:t>模块名：只允许使用小写英文词组，</w:t>
      </w:r>
      <w:r w:rsidR="00E718DB">
        <w:rPr>
          <w:rFonts w:ascii="宋体" w:hAnsi="宋体" w:hint="eastAsia"/>
        </w:rPr>
        <w:t>可</w:t>
      </w:r>
      <w:r>
        <w:rPr>
          <w:rFonts w:ascii="宋体" w:hAnsi="宋体" w:hint="eastAsia"/>
        </w:rPr>
        <w:t>搭配英文状态的横线，例如：</w:t>
      </w:r>
      <w:r w:rsidRPr="00934835">
        <w:t>videosite-api</w:t>
      </w:r>
      <w:r w:rsidRPr="00934835">
        <w:t>、</w:t>
      </w:r>
      <w:r w:rsidRPr="00934835">
        <w:t>videosite-service</w:t>
      </w:r>
      <w:r w:rsidRPr="00934835">
        <w:t>、</w:t>
      </w:r>
      <w:r w:rsidRPr="00934835">
        <w:t>videosite-web</w:t>
      </w:r>
    </w:p>
    <w:p w14:paraId="3ABEC4BB" w14:textId="26D9AF7A" w:rsidR="00AB7E1D" w:rsidRDefault="00CB5584" w:rsidP="00E718DB">
      <w:pPr>
        <w:numPr>
          <w:ilvl w:val="0"/>
          <w:numId w:val="25"/>
        </w:numPr>
        <w:rPr>
          <w:rFonts w:ascii="宋体" w:hAnsi="宋体"/>
        </w:rPr>
      </w:pPr>
      <w:r>
        <w:rPr>
          <w:rFonts w:ascii="宋体" w:hAnsi="宋体" w:hint="eastAsia"/>
        </w:rPr>
        <w:t>程序包名：只允许使用小写英文词组</w:t>
      </w:r>
      <w:r w:rsidR="00533D60">
        <w:rPr>
          <w:rFonts w:ascii="宋体" w:hAnsi="宋体" w:hint="eastAsia"/>
        </w:rPr>
        <w:t>，例如：</w:t>
      </w:r>
      <w:r w:rsidR="00533D60" w:rsidRPr="00934835">
        <w:t>io.online.videosite</w:t>
      </w:r>
    </w:p>
    <w:p w14:paraId="179FD92D" w14:textId="4A88A336" w:rsidR="00533D60" w:rsidRDefault="00E718DB" w:rsidP="00E718DB">
      <w:pPr>
        <w:numPr>
          <w:ilvl w:val="0"/>
          <w:numId w:val="25"/>
        </w:numPr>
      </w:pPr>
      <w:r>
        <w:rPr>
          <w:rFonts w:hint="eastAsia"/>
        </w:rPr>
        <w:t>类名：</w:t>
      </w:r>
      <w:r>
        <w:rPr>
          <w:rFonts w:hint="eastAsia"/>
        </w:rPr>
        <w:t>Pascal</w:t>
      </w:r>
      <w:r>
        <w:rPr>
          <w:rFonts w:hint="eastAsia"/>
        </w:rPr>
        <w:t>命名法</w:t>
      </w:r>
      <w:r w:rsidR="002A3019">
        <w:rPr>
          <w:rFonts w:hint="eastAsia"/>
        </w:rPr>
        <w:t>，例如：</w:t>
      </w:r>
      <w:r w:rsidR="002A3019" w:rsidRPr="002A3019">
        <w:t>VideoSiteApplication</w:t>
      </w:r>
    </w:p>
    <w:p w14:paraId="312D9C31" w14:textId="4E580263" w:rsidR="009E32E2" w:rsidRPr="00533D60" w:rsidRDefault="009E32E2" w:rsidP="00E718DB">
      <w:pPr>
        <w:numPr>
          <w:ilvl w:val="0"/>
          <w:numId w:val="25"/>
        </w:numPr>
      </w:pPr>
      <w:r>
        <w:rPr>
          <w:rFonts w:hint="eastAsia"/>
        </w:rPr>
        <w:t>变量和方法：</w:t>
      </w:r>
      <w:r>
        <w:rPr>
          <w:rFonts w:hint="eastAsia"/>
        </w:rPr>
        <w:t>Camel</w:t>
      </w:r>
      <w:r>
        <w:rPr>
          <w:rFonts w:hint="eastAsia"/>
        </w:rPr>
        <w:t>命名法，例如：</w:t>
      </w:r>
      <w:r w:rsidR="00CF11FA" w:rsidRPr="00CF11FA">
        <w:t>videoService</w:t>
      </w:r>
      <w:r w:rsidR="00CF11FA">
        <w:rPr>
          <w:rFonts w:hint="eastAsia"/>
        </w:rPr>
        <w:t>、</w:t>
      </w:r>
      <w:r w:rsidR="00502FB4" w:rsidRPr="00502FB4">
        <w:t xml:space="preserve">loadVideo </w:t>
      </w:r>
      <w:r w:rsidR="000C3BCD">
        <w:t>()</w:t>
      </w:r>
    </w:p>
    <w:p w14:paraId="438E11C0" w14:textId="38C4403D" w:rsidR="00AB7E1D" w:rsidRDefault="00716396">
      <w:pPr>
        <w:pStyle w:val="1"/>
        <w:spacing w:before="175" w:after="175"/>
      </w:pPr>
      <w:bookmarkStart w:id="37" w:name="_Toc148099565"/>
      <w:r>
        <w:t>3</w:t>
      </w:r>
      <w:r w:rsidR="00AB7E1D">
        <w:rPr>
          <w:rFonts w:hint="eastAsia"/>
        </w:rPr>
        <w:t xml:space="preserve">. </w:t>
      </w:r>
      <w:r w:rsidR="00AB7E1D">
        <w:rPr>
          <w:rFonts w:hint="eastAsia"/>
        </w:rPr>
        <w:t>模块汇总</w:t>
      </w:r>
      <w:bookmarkEnd w:id="37"/>
    </w:p>
    <w:p w14:paraId="3C4BC818" w14:textId="693CECE1" w:rsidR="00AB7E1D" w:rsidRDefault="00716396">
      <w:pPr>
        <w:pStyle w:val="2"/>
      </w:pPr>
      <w:bookmarkStart w:id="38" w:name="_Toc148099566"/>
      <w:r>
        <w:t>3</w:t>
      </w:r>
      <w:r w:rsidR="00AB7E1D">
        <w:rPr>
          <w:rFonts w:hint="eastAsia"/>
        </w:rPr>
        <w:t xml:space="preserve">.1 </w:t>
      </w:r>
      <w:r w:rsidR="00AB7E1D">
        <w:rPr>
          <w:rFonts w:hint="eastAsia"/>
        </w:rPr>
        <w:t>模块汇总表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24"/>
        <w:gridCol w:w="6596"/>
      </w:tblGrid>
      <w:tr w:rsidR="00AB7E1D" w14:paraId="52349CD6" w14:textId="77777777">
        <w:trPr>
          <w:cantSplit/>
        </w:trPr>
        <w:tc>
          <w:tcPr>
            <w:tcW w:w="8720" w:type="dxa"/>
            <w:gridSpan w:val="2"/>
            <w:shd w:val="clear" w:color="auto" w:fill="D9D9D9"/>
          </w:tcPr>
          <w:p w14:paraId="2A106663" w14:textId="026A34D1" w:rsidR="00AB7E1D" w:rsidRDefault="0007617E">
            <w:pPr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VideoSite</w:t>
            </w:r>
            <w:r>
              <w:rPr>
                <w:rFonts w:hint="eastAsia"/>
                <w:b/>
                <w:bCs/>
                <w:sz w:val="18"/>
              </w:rPr>
              <w:t>视频网站</w:t>
            </w:r>
            <w:r w:rsidR="00AB7E1D">
              <w:rPr>
                <w:rFonts w:hint="eastAsia"/>
                <w:b/>
                <w:bCs/>
                <w:sz w:val="18"/>
              </w:rPr>
              <w:t>系统</w:t>
            </w:r>
          </w:p>
        </w:tc>
      </w:tr>
      <w:tr w:rsidR="00AB7E1D" w14:paraId="131E0769" w14:textId="77777777">
        <w:tc>
          <w:tcPr>
            <w:tcW w:w="2124" w:type="dxa"/>
            <w:shd w:val="clear" w:color="auto" w:fill="D9D9D9"/>
          </w:tcPr>
          <w:p w14:paraId="47719269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</w:tcPr>
          <w:p w14:paraId="6B0AA9B9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功能简述</w:t>
            </w:r>
          </w:p>
        </w:tc>
      </w:tr>
      <w:tr w:rsidR="00AB7E1D" w14:paraId="458CAD67" w14:textId="77777777">
        <w:tc>
          <w:tcPr>
            <w:tcW w:w="2124" w:type="dxa"/>
          </w:tcPr>
          <w:p w14:paraId="020EFB86" w14:textId="379E5AA8" w:rsidR="00AB7E1D" w:rsidRPr="00877855" w:rsidRDefault="00DE0827">
            <w:pPr>
              <w:rPr>
                <w:sz w:val="18"/>
              </w:rPr>
            </w:pPr>
            <w:bookmarkStart w:id="39" w:name="_Hlk148037573"/>
            <w:r w:rsidRPr="00DE0827">
              <w:rPr>
                <w:sz w:val="18"/>
              </w:rPr>
              <w:t>videosite-api</w:t>
            </w:r>
            <w:bookmarkEnd w:id="39"/>
          </w:p>
        </w:tc>
        <w:tc>
          <w:tcPr>
            <w:tcW w:w="6596" w:type="dxa"/>
          </w:tcPr>
          <w:p w14:paraId="13D3F5E2" w14:textId="29AB1006" w:rsidR="00AB7E1D" w:rsidRPr="00877855" w:rsidRDefault="00DE0827">
            <w:pPr>
              <w:rPr>
                <w:sz w:val="18"/>
              </w:rPr>
            </w:pPr>
            <w:r w:rsidRPr="00DE0827">
              <w:rPr>
                <w:rFonts w:hint="eastAsia"/>
                <w:sz w:val="18"/>
              </w:rPr>
              <w:t>服务</w:t>
            </w:r>
            <w:r w:rsidRPr="00DE0827">
              <w:rPr>
                <w:rFonts w:hint="eastAsia"/>
                <w:sz w:val="18"/>
              </w:rPr>
              <w:t>API</w:t>
            </w:r>
            <w:r w:rsidRPr="00DE0827">
              <w:rPr>
                <w:rFonts w:hint="eastAsia"/>
                <w:sz w:val="18"/>
              </w:rPr>
              <w:t>的定义在这个</w:t>
            </w:r>
            <w:r w:rsidR="008473AB">
              <w:rPr>
                <w:rFonts w:hint="eastAsia"/>
                <w:sz w:val="18"/>
              </w:rPr>
              <w:t>模块</w:t>
            </w:r>
            <w:r w:rsidRPr="00DE0827">
              <w:rPr>
                <w:rFonts w:hint="eastAsia"/>
                <w:sz w:val="18"/>
              </w:rPr>
              <w:t>中</w:t>
            </w:r>
          </w:p>
        </w:tc>
      </w:tr>
      <w:tr w:rsidR="00AB7E1D" w14:paraId="1F94DD84" w14:textId="77777777">
        <w:tc>
          <w:tcPr>
            <w:tcW w:w="2124" w:type="dxa"/>
          </w:tcPr>
          <w:p w14:paraId="40E53224" w14:textId="1FDC746A" w:rsidR="00AB7E1D" w:rsidRPr="00E25435" w:rsidRDefault="00E25435">
            <w:pPr>
              <w:rPr>
                <w:sz w:val="18"/>
              </w:rPr>
            </w:pPr>
            <w:r w:rsidRPr="00E25435">
              <w:rPr>
                <w:sz w:val="18"/>
              </w:rPr>
              <w:t>videosite-</w:t>
            </w:r>
            <w:bookmarkStart w:id="40" w:name="_Hlk148039175"/>
            <w:r w:rsidRPr="00E25435">
              <w:rPr>
                <w:sz w:val="18"/>
              </w:rPr>
              <w:t>service</w:t>
            </w:r>
            <w:bookmarkEnd w:id="40"/>
          </w:p>
        </w:tc>
        <w:tc>
          <w:tcPr>
            <w:tcW w:w="6596" w:type="dxa"/>
          </w:tcPr>
          <w:p w14:paraId="33C1743B" w14:textId="7A6D748D" w:rsidR="00AB7E1D" w:rsidRPr="00877855" w:rsidRDefault="0016609B">
            <w:pPr>
              <w:rPr>
                <w:sz w:val="18"/>
              </w:rPr>
            </w:pPr>
            <w:r w:rsidRPr="0016609B">
              <w:rPr>
                <w:rFonts w:hint="eastAsia"/>
                <w:sz w:val="18"/>
              </w:rPr>
              <w:t xml:space="preserve">service </w:t>
            </w:r>
            <w:r w:rsidRPr="0016609B">
              <w:rPr>
                <w:rFonts w:hint="eastAsia"/>
                <w:sz w:val="18"/>
              </w:rPr>
              <w:t>模块，对应</w:t>
            </w:r>
            <w:r w:rsidRPr="0016609B">
              <w:rPr>
                <w:rFonts w:hint="eastAsia"/>
                <w:sz w:val="18"/>
              </w:rPr>
              <w:t xml:space="preserve"> MVC </w:t>
            </w:r>
            <w:r w:rsidRPr="0016609B">
              <w:rPr>
                <w:rFonts w:hint="eastAsia"/>
                <w:sz w:val="18"/>
              </w:rPr>
              <w:t>的</w:t>
            </w:r>
            <w:r w:rsidRPr="0016609B">
              <w:rPr>
                <w:rFonts w:hint="eastAsia"/>
                <w:sz w:val="18"/>
              </w:rPr>
              <w:t xml:space="preserve"> M </w:t>
            </w:r>
            <w:r w:rsidRPr="0016609B">
              <w:rPr>
                <w:rFonts w:hint="eastAsia"/>
                <w:sz w:val="18"/>
              </w:rPr>
              <w:t>概念，存放核心业务逻辑代码</w:t>
            </w:r>
          </w:p>
        </w:tc>
      </w:tr>
      <w:tr w:rsidR="00AB7E1D" w14:paraId="36308C46" w14:textId="77777777">
        <w:tc>
          <w:tcPr>
            <w:tcW w:w="2124" w:type="dxa"/>
          </w:tcPr>
          <w:p w14:paraId="2D02E1E1" w14:textId="006145D5" w:rsidR="00AB7E1D" w:rsidRPr="00877855" w:rsidRDefault="0072082D">
            <w:pPr>
              <w:rPr>
                <w:sz w:val="18"/>
              </w:rPr>
            </w:pPr>
            <w:r w:rsidRPr="0072082D">
              <w:rPr>
                <w:sz w:val="18"/>
              </w:rPr>
              <w:t>videosite-web</w:t>
            </w:r>
          </w:p>
        </w:tc>
        <w:tc>
          <w:tcPr>
            <w:tcW w:w="6596" w:type="dxa"/>
          </w:tcPr>
          <w:p w14:paraId="62A02ECE" w14:textId="38668E0F" w:rsidR="00AB7E1D" w:rsidRPr="00877855" w:rsidRDefault="0072082D">
            <w:pPr>
              <w:rPr>
                <w:sz w:val="18"/>
              </w:rPr>
            </w:pPr>
            <w:r w:rsidRPr="0072082D">
              <w:rPr>
                <w:rFonts w:hint="eastAsia"/>
                <w:sz w:val="18"/>
              </w:rPr>
              <w:t xml:space="preserve">web </w:t>
            </w:r>
            <w:r w:rsidRPr="0072082D">
              <w:rPr>
                <w:rFonts w:hint="eastAsia"/>
                <w:sz w:val="18"/>
              </w:rPr>
              <w:t>模块，对应</w:t>
            </w:r>
            <w:r w:rsidRPr="0072082D">
              <w:rPr>
                <w:rFonts w:hint="eastAsia"/>
                <w:sz w:val="18"/>
              </w:rPr>
              <w:t xml:space="preserve"> MVC </w:t>
            </w:r>
            <w:r w:rsidRPr="0072082D">
              <w:rPr>
                <w:rFonts w:hint="eastAsia"/>
                <w:sz w:val="18"/>
              </w:rPr>
              <w:t>的</w:t>
            </w:r>
            <w:r w:rsidRPr="0072082D">
              <w:rPr>
                <w:rFonts w:hint="eastAsia"/>
                <w:sz w:val="18"/>
              </w:rPr>
              <w:t xml:space="preserve"> V </w:t>
            </w:r>
            <w:r w:rsidRPr="0072082D">
              <w:rPr>
                <w:rFonts w:hint="eastAsia"/>
                <w:sz w:val="18"/>
              </w:rPr>
              <w:t>概念，存放视图层的逻辑</w:t>
            </w:r>
          </w:p>
        </w:tc>
      </w:tr>
      <w:tr w:rsidR="00AB7E1D" w14:paraId="52A73321" w14:textId="77777777">
        <w:tc>
          <w:tcPr>
            <w:tcW w:w="2124" w:type="dxa"/>
          </w:tcPr>
          <w:p w14:paraId="155FE43A" w14:textId="77777777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1AC3552C" w14:textId="77777777" w:rsidR="00AB7E1D" w:rsidRPr="00877855" w:rsidRDefault="00AB7E1D">
            <w:pPr>
              <w:rPr>
                <w:sz w:val="18"/>
              </w:rPr>
            </w:pPr>
          </w:p>
        </w:tc>
      </w:tr>
      <w:tr w:rsidR="00AB7E1D" w14:paraId="60F72C19" w14:textId="77777777">
        <w:tc>
          <w:tcPr>
            <w:tcW w:w="2124" w:type="dxa"/>
          </w:tcPr>
          <w:p w14:paraId="73615107" w14:textId="77777777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776E63CA" w14:textId="77777777" w:rsidR="00AB7E1D" w:rsidRPr="00877855" w:rsidRDefault="00AB7E1D">
            <w:pPr>
              <w:rPr>
                <w:sz w:val="18"/>
              </w:rPr>
            </w:pPr>
          </w:p>
        </w:tc>
      </w:tr>
      <w:tr w:rsidR="00AB7E1D" w14:paraId="72AA17CF" w14:textId="77777777">
        <w:tc>
          <w:tcPr>
            <w:tcW w:w="2124" w:type="dxa"/>
          </w:tcPr>
          <w:p w14:paraId="0563B4B2" w14:textId="51FEB075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5D17BC92" w14:textId="77777777" w:rsidR="00AB7E1D" w:rsidRPr="00877855" w:rsidRDefault="00AB7E1D">
            <w:pPr>
              <w:rPr>
                <w:sz w:val="18"/>
              </w:rPr>
            </w:pPr>
          </w:p>
        </w:tc>
      </w:tr>
    </w:tbl>
    <w:p w14:paraId="45708BD3" w14:textId="17201059" w:rsidR="00AB7E1D" w:rsidRDefault="00716396">
      <w:pPr>
        <w:pStyle w:val="2"/>
      </w:pPr>
      <w:bookmarkStart w:id="41" w:name="_Toc148099567"/>
      <w:r>
        <w:lastRenderedPageBreak/>
        <w:t>3</w:t>
      </w:r>
      <w:r w:rsidR="00AB7E1D">
        <w:rPr>
          <w:rFonts w:hint="eastAsia"/>
        </w:rPr>
        <w:t xml:space="preserve">.2 </w:t>
      </w:r>
      <w:r w:rsidR="00AB7E1D">
        <w:rPr>
          <w:rFonts w:hint="eastAsia"/>
        </w:rPr>
        <w:t>模块关系图</w:t>
      </w:r>
      <w:bookmarkEnd w:id="41"/>
    </w:p>
    <w:p w14:paraId="7DFB1DF6" w14:textId="1C7D2443" w:rsidR="00AB7E1D" w:rsidRDefault="00AE4156">
      <w:pPr>
        <w:rPr>
          <w:noProof/>
        </w:rPr>
      </w:pPr>
      <w:r>
        <w:rPr>
          <w:noProof/>
        </w:rPr>
        <w:pict w14:anchorId="0D6974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4pt;height:355.2pt;visibility:visible;mso-wrap-style:square">
            <v:imagedata r:id="rId7" o:title=""/>
          </v:shape>
        </w:pict>
      </w:r>
    </w:p>
    <w:p w14:paraId="68FD3E5E" w14:textId="77777777" w:rsidR="00167D7B" w:rsidRDefault="00167D7B">
      <w:pPr>
        <w:rPr>
          <w:noProof/>
        </w:rPr>
      </w:pPr>
    </w:p>
    <w:p w14:paraId="1E94F41B" w14:textId="77777777" w:rsidR="00167D7B" w:rsidRDefault="00167D7B">
      <w:pPr>
        <w:rPr>
          <w:noProof/>
        </w:rPr>
      </w:pPr>
    </w:p>
    <w:p w14:paraId="56A2C9F1" w14:textId="77777777" w:rsidR="00167D7B" w:rsidRDefault="00167D7B">
      <w:pPr>
        <w:rPr>
          <w:noProof/>
        </w:rPr>
      </w:pPr>
    </w:p>
    <w:p w14:paraId="24D82A04" w14:textId="77777777" w:rsidR="00167D7B" w:rsidRDefault="00167D7B">
      <w:pPr>
        <w:rPr>
          <w:noProof/>
        </w:rPr>
      </w:pPr>
    </w:p>
    <w:p w14:paraId="31E72E3B" w14:textId="77777777" w:rsidR="00167D7B" w:rsidRDefault="00167D7B">
      <w:pPr>
        <w:rPr>
          <w:noProof/>
        </w:rPr>
      </w:pPr>
    </w:p>
    <w:p w14:paraId="01E424A3" w14:textId="77777777" w:rsidR="00167D7B" w:rsidRDefault="00167D7B">
      <w:pPr>
        <w:rPr>
          <w:noProof/>
        </w:rPr>
      </w:pPr>
    </w:p>
    <w:p w14:paraId="4E7B41AD" w14:textId="77777777" w:rsidR="00167D7B" w:rsidRDefault="00167D7B">
      <w:pPr>
        <w:rPr>
          <w:noProof/>
        </w:rPr>
      </w:pPr>
    </w:p>
    <w:p w14:paraId="6A0EDD0A" w14:textId="77777777" w:rsidR="00167D7B" w:rsidRDefault="00167D7B">
      <w:pPr>
        <w:rPr>
          <w:noProof/>
        </w:rPr>
      </w:pPr>
    </w:p>
    <w:p w14:paraId="3952A727" w14:textId="77777777" w:rsidR="00167D7B" w:rsidRDefault="00167D7B">
      <w:pPr>
        <w:rPr>
          <w:noProof/>
        </w:rPr>
      </w:pPr>
    </w:p>
    <w:p w14:paraId="74DA9CCA" w14:textId="77777777" w:rsidR="00167D7B" w:rsidRPr="0028370F" w:rsidRDefault="00167D7B">
      <w:pPr>
        <w:rPr>
          <w:rFonts w:ascii="宋体" w:hAnsi="宋体" w:hint="eastAsia"/>
          <w:i/>
          <w:iCs/>
        </w:rPr>
      </w:pPr>
    </w:p>
    <w:p w14:paraId="25B96DD7" w14:textId="1F5BC672" w:rsidR="00AB7E1D" w:rsidRDefault="00A72CA6">
      <w:pPr>
        <w:pStyle w:val="1"/>
        <w:spacing w:before="175" w:after="175"/>
      </w:pPr>
      <w:bookmarkStart w:id="42" w:name="_Toc148099568"/>
      <w:r>
        <w:lastRenderedPageBreak/>
        <w:t>4</w:t>
      </w:r>
      <w:r w:rsidR="00AB7E1D">
        <w:rPr>
          <w:rFonts w:hint="eastAsia"/>
        </w:rPr>
        <w:t xml:space="preserve">. </w:t>
      </w:r>
      <w:r w:rsidR="008A1E5B">
        <w:rPr>
          <w:rFonts w:hint="eastAsia"/>
        </w:rPr>
        <w:t>VideoSite</w:t>
      </w:r>
      <w:r w:rsidR="008A1E5B">
        <w:rPr>
          <w:rFonts w:hint="eastAsia"/>
        </w:rPr>
        <w:t>视频网站</w:t>
      </w:r>
      <w:r w:rsidR="00AB7E1D">
        <w:rPr>
          <w:rFonts w:hint="eastAsia"/>
        </w:rPr>
        <w:t>系统的模块设计</w:t>
      </w:r>
      <w:bookmarkEnd w:id="42"/>
    </w:p>
    <w:p w14:paraId="55B7942A" w14:textId="7C460AFA" w:rsidR="00AB7E1D" w:rsidRDefault="00A72CA6">
      <w:pPr>
        <w:pStyle w:val="2"/>
      </w:pPr>
      <w:bookmarkStart w:id="43" w:name="_Toc148099569"/>
      <w:r>
        <w:t>4</w:t>
      </w:r>
      <w:r w:rsidR="00AB7E1D">
        <w:rPr>
          <w:rFonts w:hint="eastAsia"/>
        </w:rPr>
        <w:t>.</w:t>
      </w:r>
      <w:r w:rsidR="00352E21">
        <w:t>1</w:t>
      </w:r>
      <w:r w:rsidR="00AB7E1D">
        <w:rPr>
          <w:rFonts w:hint="eastAsia"/>
        </w:rPr>
        <w:t xml:space="preserve"> </w:t>
      </w:r>
      <w:r w:rsidR="00AB7E1D">
        <w:rPr>
          <w:rFonts w:hint="eastAsia"/>
        </w:rPr>
        <w:t>模块</w:t>
      </w:r>
      <w:r w:rsidR="000221B5">
        <w:rPr>
          <w:rFonts w:hint="eastAsia"/>
        </w:rPr>
        <w:t>：</w:t>
      </w:r>
      <w:r w:rsidR="001E0866" w:rsidRPr="001E0866">
        <w:t>videosite-api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9"/>
        <w:gridCol w:w="7501"/>
      </w:tblGrid>
      <w:tr w:rsidR="00AB7E1D" w14:paraId="532764C3" w14:textId="77777777" w:rsidTr="005E1B46">
        <w:tc>
          <w:tcPr>
            <w:tcW w:w="1322" w:type="dxa"/>
            <w:shd w:val="clear" w:color="auto" w:fill="D9D9D9"/>
          </w:tcPr>
          <w:p w14:paraId="7EBBFEE6" w14:textId="77777777" w:rsidR="00AB7E1D" w:rsidRDefault="00AB7E1D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398" w:type="dxa"/>
          </w:tcPr>
          <w:p w14:paraId="0D2EB020" w14:textId="6C793339" w:rsidR="00AB7E1D" w:rsidRPr="00885031" w:rsidRDefault="0026122D">
            <w:r w:rsidRPr="0026122D">
              <w:t>videosite-api</w:t>
            </w:r>
          </w:p>
        </w:tc>
      </w:tr>
      <w:tr w:rsidR="00AB7E1D" w14:paraId="48097B20" w14:textId="77777777" w:rsidTr="005E1B46">
        <w:tc>
          <w:tcPr>
            <w:tcW w:w="1322" w:type="dxa"/>
            <w:shd w:val="clear" w:color="auto" w:fill="D9D9D9"/>
          </w:tcPr>
          <w:p w14:paraId="29515BF7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398" w:type="dxa"/>
          </w:tcPr>
          <w:p w14:paraId="3141E561" w14:textId="37E0A515" w:rsidR="00AB7E1D" w:rsidRPr="00885031" w:rsidRDefault="0026122D">
            <w:r w:rsidRPr="0026122D">
              <w:rPr>
                <w:rFonts w:hint="eastAsia"/>
              </w:rPr>
              <w:t>服务</w:t>
            </w:r>
            <w:r w:rsidRPr="0026122D">
              <w:rPr>
                <w:rFonts w:hint="eastAsia"/>
              </w:rPr>
              <w:t>API</w:t>
            </w:r>
            <w:r w:rsidRPr="0026122D">
              <w:rPr>
                <w:rFonts w:hint="eastAsia"/>
              </w:rPr>
              <w:t>的定义在这个模块中</w:t>
            </w:r>
          </w:p>
        </w:tc>
      </w:tr>
      <w:tr w:rsidR="00AB7E1D" w14:paraId="238BB3D4" w14:textId="77777777" w:rsidTr="005E1B46">
        <w:tc>
          <w:tcPr>
            <w:tcW w:w="1322" w:type="dxa"/>
            <w:shd w:val="clear" w:color="auto" w:fill="D9D9D9"/>
          </w:tcPr>
          <w:p w14:paraId="2EC56001" w14:textId="77777777" w:rsidR="00AB7E1D" w:rsidRDefault="00AB7E1D">
            <w:pPr>
              <w:jc w:val="center"/>
              <w:rPr>
                <w:sz w:val="18"/>
              </w:rPr>
            </w:pPr>
          </w:p>
          <w:p w14:paraId="6500D6FC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398" w:type="dxa"/>
          </w:tcPr>
          <w:p w14:paraId="3C183583" w14:textId="77777777" w:rsidR="00AB7E1D" w:rsidRDefault="00AE4156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51DAF5D0">
                <v:shape id="_x0000_i1026" type="#_x0000_t75" style="width:357.6pt;height:153.6pt;visibility:visible;mso-wrap-style:square">
                  <v:imagedata r:id="rId8" o:title=""/>
                </v:shape>
              </w:pict>
            </w:r>
          </w:p>
          <w:p w14:paraId="5B4EBC94" w14:textId="77777777" w:rsidR="00D5697E" w:rsidRDefault="00AE4156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14BE028A">
                <v:shape id="_x0000_i1027" type="#_x0000_t75" style="width:357pt;height:128.4pt;visibility:visible;mso-wrap-style:square">
                  <v:imagedata r:id="rId9" o:title=""/>
                </v:shape>
              </w:pict>
            </w:r>
          </w:p>
          <w:p w14:paraId="3E0CB5DC" w14:textId="77777777" w:rsidR="00D5697E" w:rsidRDefault="00AE4156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6571DDF6">
                <v:shape id="_x0000_i1028" type="#_x0000_t75" style="width:356.4pt;height:170.4pt;visibility:visible;mso-wrap-style:square">
                  <v:imagedata r:id="rId10" o:title=""/>
                </v:shape>
              </w:pict>
            </w:r>
          </w:p>
          <w:p w14:paraId="18021927" w14:textId="291EE36C" w:rsidR="00D5697E" w:rsidRPr="00885031" w:rsidRDefault="00AE4156" w:rsidP="00885031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lastRenderedPageBreak/>
              <w:pict w14:anchorId="06595BFD">
                <v:shape id="_x0000_i1029" type="#_x0000_t75" style="width:357.6pt;height:200.4pt;visibility:visible;mso-wrap-style:square">
                  <v:imagedata r:id="rId11" o:title=""/>
                </v:shape>
              </w:pict>
            </w:r>
          </w:p>
        </w:tc>
      </w:tr>
      <w:tr w:rsidR="00AB7E1D" w14:paraId="4B01C1CF" w14:textId="77777777" w:rsidTr="005E1B46">
        <w:tc>
          <w:tcPr>
            <w:tcW w:w="1322" w:type="dxa"/>
            <w:shd w:val="clear" w:color="auto" w:fill="D9D9D9"/>
          </w:tcPr>
          <w:p w14:paraId="417E8A82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数据结构</w:t>
            </w:r>
          </w:p>
          <w:p w14:paraId="2E946370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398" w:type="dxa"/>
          </w:tcPr>
          <w:p w14:paraId="0385F843" w14:textId="77777777" w:rsidR="00AB7E1D" w:rsidRDefault="00AE4156">
            <w:pPr>
              <w:rPr>
                <w:noProof/>
              </w:rPr>
            </w:pPr>
            <w:r>
              <w:rPr>
                <w:noProof/>
              </w:rPr>
              <w:pict w14:anchorId="20B82282">
                <v:shape id="_x0000_i1030" type="#_x0000_t75" style="width:358.8pt;height:277.8pt;visibility:visible;mso-wrap-style:square">
                  <v:imagedata r:id="rId12" o:title=""/>
                </v:shape>
              </w:pict>
            </w:r>
          </w:p>
          <w:p w14:paraId="0F276084" w14:textId="77777777" w:rsidR="00136C30" w:rsidRDefault="00AE4156">
            <w:pPr>
              <w:rPr>
                <w:noProof/>
              </w:rPr>
            </w:pPr>
            <w:r>
              <w:rPr>
                <w:noProof/>
              </w:rPr>
              <w:lastRenderedPageBreak/>
              <w:pict w14:anchorId="55051150">
                <v:shape id="_x0000_i1031" type="#_x0000_t75" style="width:362.4pt;height:231.6pt;visibility:visible;mso-wrap-style:square">
                  <v:imagedata r:id="rId13" o:title=""/>
                </v:shape>
              </w:pict>
            </w:r>
          </w:p>
          <w:p w14:paraId="6A4F4C04" w14:textId="77777777" w:rsidR="00136C30" w:rsidRDefault="00AE4156">
            <w:pPr>
              <w:rPr>
                <w:noProof/>
              </w:rPr>
            </w:pPr>
            <w:r>
              <w:rPr>
                <w:noProof/>
              </w:rPr>
              <w:pict w14:anchorId="2B51ABEF">
                <v:shape id="_x0000_i1032" type="#_x0000_t75" style="width:362.4pt;height:185.4pt;visibility:visible;mso-wrap-style:square">
                  <v:imagedata r:id="rId14" o:title=""/>
                </v:shape>
              </w:pict>
            </w:r>
          </w:p>
          <w:p w14:paraId="0D13707A" w14:textId="77777777" w:rsidR="00D50127" w:rsidRDefault="00AE4156">
            <w:pPr>
              <w:rPr>
                <w:noProof/>
              </w:rPr>
            </w:pPr>
            <w:r>
              <w:rPr>
                <w:noProof/>
              </w:rPr>
              <w:pict w14:anchorId="6A7FC89F">
                <v:shape id="_x0000_i1033" type="#_x0000_t75" style="width:360.6pt;height:151.8pt;visibility:visible;mso-wrap-style:square">
                  <v:imagedata r:id="rId15" o:title=""/>
                </v:shape>
              </w:pict>
            </w:r>
          </w:p>
          <w:p w14:paraId="52EC36DE" w14:textId="20A6CE9B" w:rsidR="00E72F85" w:rsidRPr="00885031" w:rsidRDefault="00AE4156">
            <w:pPr>
              <w:rPr>
                <w:rFonts w:ascii="宋体" w:hAnsi="宋体"/>
                <w:sz w:val="18"/>
              </w:rPr>
            </w:pPr>
            <w:r>
              <w:rPr>
                <w:noProof/>
              </w:rPr>
              <w:lastRenderedPageBreak/>
              <w:pict w14:anchorId="423B9945">
                <v:shape id="_x0000_i1034" type="#_x0000_t75" style="width:364.2pt;height:258pt;visibility:visible;mso-wrap-style:square">
                  <v:imagedata r:id="rId16" o:title=""/>
                </v:shape>
              </w:pict>
            </w:r>
          </w:p>
        </w:tc>
      </w:tr>
      <w:tr w:rsidR="00AB7E1D" w14:paraId="49A8D070" w14:textId="77777777" w:rsidTr="005E1B46">
        <w:tc>
          <w:tcPr>
            <w:tcW w:w="1322" w:type="dxa"/>
            <w:shd w:val="clear" w:color="auto" w:fill="D9D9D9"/>
          </w:tcPr>
          <w:p w14:paraId="1D74EFE7" w14:textId="77777777" w:rsidR="00AB7E1D" w:rsidRDefault="00AB7E1D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补充说明</w:t>
            </w:r>
          </w:p>
        </w:tc>
        <w:tc>
          <w:tcPr>
            <w:tcW w:w="7398" w:type="dxa"/>
          </w:tcPr>
          <w:p w14:paraId="2A243242" w14:textId="77777777" w:rsidR="00AB7E1D" w:rsidRPr="00885031" w:rsidRDefault="00AB7E1D"/>
        </w:tc>
      </w:tr>
    </w:tbl>
    <w:p w14:paraId="19767A19" w14:textId="77777777" w:rsidR="00B540F5" w:rsidRDefault="00B540F5" w:rsidP="00B540F5"/>
    <w:p w14:paraId="5D8CAEB5" w14:textId="77777777" w:rsidR="00B540F5" w:rsidRDefault="00B540F5" w:rsidP="00B540F5"/>
    <w:p w14:paraId="08FFB21A" w14:textId="77777777" w:rsidR="00B540F5" w:rsidRDefault="00B540F5" w:rsidP="00B540F5"/>
    <w:p w14:paraId="6382B99E" w14:textId="77777777" w:rsidR="00B540F5" w:rsidRDefault="00B540F5" w:rsidP="00B540F5"/>
    <w:p w14:paraId="12631662" w14:textId="77777777" w:rsidR="00B540F5" w:rsidRDefault="00B540F5" w:rsidP="00B540F5"/>
    <w:p w14:paraId="0523D4ED" w14:textId="77777777" w:rsidR="00B540F5" w:rsidRDefault="00B540F5" w:rsidP="00B540F5"/>
    <w:p w14:paraId="4B3FD60B" w14:textId="77777777" w:rsidR="00B540F5" w:rsidRDefault="00B540F5" w:rsidP="00B540F5"/>
    <w:p w14:paraId="740C6792" w14:textId="77777777" w:rsidR="00B540F5" w:rsidRDefault="00B540F5" w:rsidP="00B540F5"/>
    <w:p w14:paraId="4054D646" w14:textId="77777777" w:rsidR="00B540F5" w:rsidRDefault="00B540F5" w:rsidP="00B540F5"/>
    <w:p w14:paraId="389CE3A9" w14:textId="77777777" w:rsidR="00B540F5" w:rsidRDefault="00B540F5" w:rsidP="00B540F5"/>
    <w:p w14:paraId="460E477A" w14:textId="77777777" w:rsidR="00B540F5" w:rsidRDefault="00B540F5" w:rsidP="00B540F5"/>
    <w:p w14:paraId="1AE67A5C" w14:textId="77777777" w:rsidR="00B540F5" w:rsidRDefault="00B540F5" w:rsidP="00B540F5"/>
    <w:p w14:paraId="316046A8" w14:textId="77777777" w:rsidR="00B540F5" w:rsidRDefault="00B540F5" w:rsidP="00B540F5"/>
    <w:p w14:paraId="2CBA7C9F" w14:textId="77777777" w:rsidR="00B540F5" w:rsidRDefault="00B540F5" w:rsidP="00B540F5"/>
    <w:p w14:paraId="34761029" w14:textId="77777777" w:rsidR="00B540F5" w:rsidRDefault="00B540F5" w:rsidP="00B540F5"/>
    <w:p w14:paraId="0A2C77AB" w14:textId="77777777" w:rsidR="00B540F5" w:rsidRDefault="00B540F5" w:rsidP="00B540F5"/>
    <w:p w14:paraId="400FAD4F" w14:textId="77777777" w:rsidR="00B540F5" w:rsidRDefault="00B540F5" w:rsidP="00B540F5"/>
    <w:p w14:paraId="0F1346E1" w14:textId="77777777" w:rsidR="00B540F5" w:rsidRDefault="00B540F5" w:rsidP="00B540F5"/>
    <w:p w14:paraId="27F4B80E" w14:textId="77777777" w:rsidR="00B540F5" w:rsidRDefault="00B540F5" w:rsidP="00B540F5"/>
    <w:p w14:paraId="398B8226" w14:textId="77777777" w:rsidR="00B540F5" w:rsidRDefault="00B540F5" w:rsidP="00B540F5">
      <w:pPr>
        <w:rPr>
          <w:rFonts w:hint="eastAsia"/>
        </w:rPr>
      </w:pPr>
    </w:p>
    <w:p w14:paraId="33537E4C" w14:textId="47A4D46F" w:rsidR="005E1B46" w:rsidRDefault="00A72CA6" w:rsidP="005E1B46">
      <w:pPr>
        <w:pStyle w:val="2"/>
      </w:pPr>
      <w:bookmarkStart w:id="44" w:name="_Toc148099570"/>
      <w:r>
        <w:lastRenderedPageBreak/>
        <w:t>4</w:t>
      </w:r>
      <w:r w:rsidR="005E1B46">
        <w:rPr>
          <w:rFonts w:hint="eastAsia"/>
        </w:rPr>
        <w:t>.</w:t>
      </w:r>
      <w:r w:rsidR="005E1B46">
        <w:t>2</w:t>
      </w:r>
      <w:r w:rsidR="005E1B46">
        <w:rPr>
          <w:rFonts w:hint="eastAsia"/>
        </w:rPr>
        <w:t xml:space="preserve"> </w:t>
      </w:r>
      <w:r w:rsidR="005E1B46">
        <w:rPr>
          <w:rFonts w:hint="eastAsia"/>
        </w:rPr>
        <w:t>模块：</w:t>
      </w:r>
      <w:r w:rsidR="005E1B46" w:rsidRPr="001E0866">
        <w:t>videosite-</w:t>
      </w:r>
      <w:r w:rsidR="005E1B46" w:rsidRPr="005E1B46">
        <w:t>service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4"/>
        <w:gridCol w:w="7486"/>
      </w:tblGrid>
      <w:tr w:rsidR="00605FFF" w14:paraId="7F9C6070" w14:textId="77777777" w:rsidTr="008D3E42">
        <w:tc>
          <w:tcPr>
            <w:tcW w:w="1322" w:type="dxa"/>
            <w:shd w:val="clear" w:color="auto" w:fill="D9D9D9"/>
          </w:tcPr>
          <w:p w14:paraId="06610F7E" w14:textId="77777777" w:rsidR="00605FFF" w:rsidRDefault="00605FFF" w:rsidP="008D3E42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398" w:type="dxa"/>
          </w:tcPr>
          <w:p w14:paraId="549BFF42" w14:textId="331D1A58" w:rsidR="00605FFF" w:rsidRPr="00885031" w:rsidRDefault="00605FFF" w:rsidP="008D3E42">
            <w:r w:rsidRPr="0026122D">
              <w:t>videosite-</w:t>
            </w:r>
            <w:r w:rsidR="00B958E4" w:rsidRPr="00B958E4">
              <w:t>service</w:t>
            </w:r>
          </w:p>
        </w:tc>
      </w:tr>
      <w:tr w:rsidR="00605FFF" w14:paraId="07A6B68B" w14:textId="77777777" w:rsidTr="008D3E42">
        <w:tc>
          <w:tcPr>
            <w:tcW w:w="1322" w:type="dxa"/>
            <w:shd w:val="clear" w:color="auto" w:fill="D9D9D9"/>
          </w:tcPr>
          <w:p w14:paraId="2D2CA43F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398" w:type="dxa"/>
          </w:tcPr>
          <w:p w14:paraId="24A5CC98" w14:textId="6AC13EC3" w:rsidR="00605FFF" w:rsidRPr="00885031" w:rsidRDefault="00C50E44" w:rsidP="008D3E42">
            <w:r w:rsidRPr="00C50E44">
              <w:rPr>
                <w:rFonts w:hint="eastAsia"/>
              </w:rPr>
              <w:t xml:space="preserve">service </w:t>
            </w:r>
            <w:r w:rsidRPr="00C50E44">
              <w:rPr>
                <w:rFonts w:hint="eastAsia"/>
              </w:rPr>
              <w:t>模块，对应</w:t>
            </w:r>
            <w:r w:rsidRPr="00C50E44">
              <w:rPr>
                <w:rFonts w:hint="eastAsia"/>
              </w:rPr>
              <w:t xml:space="preserve"> MVC </w:t>
            </w:r>
            <w:r w:rsidRPr="00C50E44">
              <w:rPr>
                <w:rFonts w:hint="eastAsia"/>
              </w:rPr>
              <w:t>的</w:t>
            </w:r>
            <w:r w:rsidRPr="00C50E44">
              <w:rPr>
                <w:rFonts w:hint="eastAsia"/>
              </w:rPr>
              <w:t xml:space="preserve"> M </w:t>
            </w:r>
            <w:r w:rsidRPr="00C50E44">
              <w:rPr>
                <w:rFonts w:hint="eastAsia"/>
              </w:rPr>
              <w:t>概念，存放核心业务逻辑代码</w:t>
            </w:r>
          </w:p>
        </w:tc>
      </w:tr>
      <w:tr w:rsidR="00605FFF" w14:paraId="5B218C53" w14:textId="77777777" w:rsidTr="008D3E42">
        <w:tc>
          <w:tcPr>
            <w:tcW w:w="1322" w:type="dxa"/>
            <w:shd w:val="clear" w:color="auto" w:fill="D9D9D9"/>
          </w:tcPr>
          <w:p w14:paraId="21B5A560" w14:textId="77777777" w:rsidR="00605FFF" w:rsidRDefault="00605FFF" w:rsidP="008D3E42">
            <w:pPr>
              <w:jc w:val="center"/>
              <w:rPr>
                <w:sz w:val="18"/>
              </w:rPr>
            </w:pPr>
          </w:p>
          <w:p w14:paraId="5096142A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398" w:type="dxa"/>
          </w:tcPr>
          <w:p w14:paraId="28906341" w14:textId="1E7A910D" w:rsidR="00605FFF" w:rsidRDefault="00AE4156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1C63984F">
                <v:shape id="_x0000_i1035" type="#_x0000_t75" style="width:359.4pt;height:376.2pt;visibility:visible;mso-wrap-style:square">
                  <v:imagedata r:id="rId17" o:title=""/>
                </v:shape>
              </w:pict>
            </w:r>
          </w:p>
          <w:p w14:paraId="463C7FD7" w14:textId="17EA973F" w:rsidR="00605FFF" w:rsidRDefault="00AE4156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48D62C43">
                <v:shape id="图片 1" o:spid="_x0000_i1036" type="#_x0000_t75" style="width:5in;height:349.2pt;visibility:visible;mso-wrap-style:square">
                  <v:imagedata r:id="rId18" o:title=""/>
                </v:shape>
              </w:pict>
            </w:r>
          </w:p>
          <w:p w14:paraId="1A014309" w14:textId="6F881E61" w:rsidR="00605FFF" w:rsidRDefault="00AE4156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63BAD03B">
                <v:shape id="_x0000_i1037" type="#_x0000_t75" style="width:362.4pt;height:378.6pt;visibility:visible;mso-wrap-style:square">
                  <v:imagedata r:id="rId19" o:title=""/>
                </v:shape>
              </w:pict>
            </w:r>
          </w:p>
          <w:p w14:paraId="5C9DBE13" w14:textId="77777777" w:rsidR="00605FFF" w:rsidRDefault="00AE4156" w:rsidP="008D3E42">
            <w:pPr>
              <w:pStyle w:val="ab"/>
              <w:rPr>
                <w:b/>
                <w:i w:val="0"/>
                <w:noProof/>
              </w:rPr>
            </w:pPr>
            <w:r>
              <w:rPr>
                <w:b/>
                <w:i w:val="0"/>
                <w:noProof/>
              </w:rPr>
              <w:pict w14:anchorId="1B559FA8">
                <v:shape id="_x0000_i1038" type="#_x0000_t75" style="width:363pt;height:222pt;visibility:visible;mso-wrap-style:square">
                  <v:imagedata r:id="rId20" o:title=""/>
                </v:shape>
              </w:pict>
            </w:r>
          </w:p>
          <w:p w14:paraId="3D756146" w14:textId="22C6BF80" w:rsidR="00E37211" w:rsidRPr="00885031" w:rsidRDefault="00AE4156" w:rsidP="008D3E42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pict w14:anchorId="7C1AEDE9">
                <v:shape id="_x0000_i1039" type="#_x0000_t75" style="width:363.6pt;height:60.6pt;visibility:visible;mso-wrap-style:square">
                  <v:imagedata r:id="rId21" o:title=""/>
                </v:shape>
              </w:pict>
            </w:r>
          </w:p>
        </w:tc>
      </w:tr>
      <w:tr w:rsidR="00605FFF" w14:paraId="6DECF110" w14:textId="77777777" w:rsidTr="008D3E42">
        <w:tc>
          <w:tcPr>
            <w:tcW w:w="1322" w:type="dxa"/>
            <w:shd w:val="clear" w:color="auto" w:fill="D9D9D9"/>
          </w:tcPr>
          <w:p w14:paraId="31113A73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7CFC0FA3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398" w:type="dxa"/>
          </w:tcPr>
          <w:p w14:paraId="6CF0D374" w14:textId="62EA9A1C" w:rsidR="00605FFF" w:rsidRPr="00885031" w:rsidRDefault="00AE4156" w:rsidP="008D3E42">
            <w:pPr>
              <w:rPr>
                <w:rFonts w:ascii="宋体" w:hAnsi="宋体"/>
                <w:sz w:val="18"/>
              </w:rPr>
            </w:pPr>
            <w:r>
              <w:rPr>
                <w:noProof/>
              </w:rPr>
              <w:pict w14:anchorId="3A95EB3D">
                <v:shape id="_x0000_i1040" type="#_x0000_t75" style="width:362.4pt;height:150pt;visibility:visible;mso-wrap-style:square">
                  <v:imagedata r:id="rId22" o:title=""/>
                </v:shape>
              </w:pict>
            </w:r>
          </w:p>
        </w:tc>
      </w:tr>
      <w:tr w:rsidR="00605FFF" w14:paraId="4056F262" w14:textId="77777777" w:rsidTr="008D3E42">
        <w:tc>
          <w:tcPr>
            <w:tcW w:w="1322" w:type="dxa"/>
            <w:shd w:val="clear" w:color="auto" w:fill="D9D9D9"/>
          </w:tcPr>
          <w:p w14:paraId="35E8F09E" w14:textId="77777777" w:rsidR="00605FFF" w:rsidRDefault="00605FFF" w:rsidP="008D3E42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398" w:type="dxa"/>
          </w:tcPr>
          <w:p w14:paraId="4463B657" w14:textId="77777777" w:rsidR="00605FFF" w:rsidRPr="00885031" w:rsidRDefault="00605FFF" w:rsidP="008D3E42"/>
        </w:tc>
      </w:tr>
    </w:tbl>
    <w:p w14:paraId="348FA0ED" w14:textId="77777777" w:rsidR="005B352C" w:rsidRDefault="005B352C" w:rsidP="005B352C"/>
    <w:p w14:paraId="53C09C89" w14:textId="77777777" w:rsidR="005B352C" w:rsidRDefault="005B352C" w:rsidP="005B352C"/>
    <w:p w14:paraId="4694CE60" w14:textId="77777777" w:rsidR="005B352C" w:rsidRDefault="005B352C" w:rsidP="005B352C"/>
    <w:p w14:paraId="0503A98C" w14:textId="77777777" w:rsidR="005B352C" w:rsidRDefault="005B352C" w:rsidP="005B352C"/>
    <w:p w14:paraId="328C27DF" w14:textId="77777777" w:rsidR="005B352C" w:rsidRDefault="005B352C" w:rsidP="005B352C"/>
    <w:p w14:paraId="171E3B95" w14:textId="77777777" w:rsidR="005B352C" w:rsidRDefault="005B352C" w:rsidP="005B352C"/>
    <w:p w14:paraId="28E7D653" w14:textId="77777777" w:rsidR="005B352C" w:rsidRDefault="005B352C" w:rsidP="005B352C"/>
    <w:p w14:paraId="234F0331" w14:textId="77777777" w:rsidR="005B352C" w:rsidRDefault="005B352C" w:rsidP="005B352C"/>
    <w:p w14:paraId="38EDF0B0" w14:textId="77777777" w:rsidR="005B352C" w:rsidRDefault="005B352C" w:rsidP="005B352C"/>
    <w:p w14:paraId="348EEF3F" w14:textId="77777777" w:rsidR="005B352C" w:rsidRDefault="005B352C" w:rsidP="005B352C"/>
    <w:p w14:paraId="5BAE0877" w14:textId="77777777" w:rsidR="005B352C" w:rsidRDefault="005B352C" w:rsidP="005B352C"/>
    <w:p w14:paraId="775BA9ED" w14:textId="77777777" w:rsidR="005B352C" w:rsidRDefault="005B352C" w:rsidP="005B352C"/>
    <w:p w14:paraId="27805291" w14:textId="77777777" w:rsidR="005B352C" w:rsidRDefault="005B352C" w:rsidP="005B352C"/>
    <w:p w14:paraId="06EA2004" w14:textId="77777777" w:rsidR="005B352C" w:rsidRDefault="005B352C" w:rsidP="005B352C"/>
    <w:p w14:paraId="11894F13" w14:textId="77777777" w:rsidR="005B352C" w:rsidRDefault="005B352C" w:rsidP="005B352C"/>
    <w:p w14:paraId="55578AA4" w14:textId="77777777" w:rsidR="005B352C" w:rsidRDefault="005B352C" w:rsidP="005B352C"/>
    <w:p w14:paraId="1E66EEB6" w14:textId="77777777" w:rsidR="005B352C" w:rsidRDefault="005B352C" w:rsidP="005B352C"/>
    <w:p w14:paraId="55E3CEDD" w14:textId="77777777" w:rsidR="005B352C" w:rsidRDefault="005B352C" w:rsidP="005B352C"/>
    <w:p w14:paraId="212DD4C7" w14:textId="77777777" w:rsidR="005B352C" w:rsidRDefault="005B352C" w:rsidP="005B352C"/>
    <w:p w14:paraId="5B833214" w14:textId="77777777" w:rsidR="005B352C" w:rsidRDefault="005B352C" w:rsidP="005B352C"/>
    <w:p w14:paraId="4DC6F68D" w14:textId="77777777" w:rsidR="005B352C" w:rsidRDefault="005B352C" w:rsidP="005B352C"/>
    <w:p w14:paraId="7ECF5FE1" w14:textId="77777777" w:rsidR="005B352C" w:rsidRDefault="005B352C" w:rsidP="005B352C"/>
    <w:p w14:paraId="75DD7A92" w14:textId="77777777" w:rsidR="005B352C" w:rsidRDefault="005B352C" w:rsidP="005B352C"/>
    <w:p w14:paraId="35BD3EB0" w14:textId="77777777" w:rsidR="005B352C" w:rsidRDefault="005B352C" w:rsidP="005B352C"/>
    <w:p w14:paraId="74E8AAB6" w14:textId="77777777" w:rsidR="005B352C" w:rsidRDefault="005B352C" w:rsidP="005B352C"/>
    <w:p w14:paraId="6BFD772E" w14:textId="77777777" w:rsidR="005B352C" w:rsidRDefault="005B352C" w:rsidP="005B352C">
      <w:pPr>
        <w:rPr>
          <w:rFonts w:hint="eastAsia"/>
        </w:rPr>
      </w:pPr>
    </w:p>
    <w:p w14:paraId="06EA0C3C" w14:textId="112787C1" w:rsidR="00E1403F" w:rsidRDefault="00A72CA6" w:rsidP="00E1403F">
      <w:pPr>
        <w:pStyle w:val="2"/>
      </w:pPr>
      <w:bookmarkStart w:id="45" w:name="_Toc148099571"/>
      <w:r>
        <w:lastRenderedPageBreak/>
        <w:t>4</w:t>
      </w:r>
      <w:r w:rsidR="00E1403F">
        <w:rPr>
          <w:rFonts w:hint="eastAsia"/>
        </w:rPr>
        <w:t>.</w:t>
      </w:r>
      <w:r w:rsidR="00E1403F">
        <w:t>3</w:t>
      </w:r>
      <w:r w:rsidR="00E1403F">
        <w:rPr>
          <w:rFonts w:hint="eastAsia"/>
        </w:rPr>
        <w:t xml:space="preserve"> </w:t>
      </w:r>
      <w:r w:rsidR="00E1403F">
        <w:rPr>
          <w:rFonts w:hint="eastAsia"/>
        </w:rPr>
        <w:t>模块：</w:t>
      </w:r>
      <w:r w:rsidR="00E1403F" w:rsidRPr="001E0866">
        <w:t>videosite-</w:t>
      </w:r>
      <w:r w:rsidR="00E1403F">
        <w:rPr>
          <w:rFonts w:hint="eastAsia"/>
        </w:rPr>
        <w:t>web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5"/>
        <w:gridCol w:w="7515"/>
      </w:tblGrid>
      <w:tr w:rsidR="00E1403F" w14:paraId="4A2B8E9D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41882A" w14:textId="77777777" w:rsidR="00E1403F" w:rsidRDefault="00E1403F">
            <w:pPr>
              <w:pStyle w:val="a3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177BE" w14:textId="4C281A96" w:rsidR="00E1403F" w:rsidRDefault="00E1403F">
            <w:r>
              <w:t>videosite-</w:t>
            </w:r>
            <w:r w:rsidR="00945D85">
              <w:rPr>
                <w:rFonts w:hint="eastAsia"/>
              </w:rPr>
              <w:t>web</w:t>
            </w:r>
          </w:p>
        </w:tc>
      </w:tr>
      <w:tr w:rsidR="00E1403F" w14:paraId="39FDCAF2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0AE7AB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3B4D" w14:textId="2FFA05AA" w:rsidR="00E1403F" w:rsidRDefault="00322A60">
            <w:r w:rsidRPr="0072082D">
              <w:rPr>
                <w:rFonts w:hint="eastAsia"/>
                <w:sz w:val="18"/>
              </w:rPr>
              <w:t xml:space="preserve">web </w:t>
            </w:r>
            <w:r w:rsidRPr="0072082D">
              <w:rPr>
                <w:rFonts w:hint="eastAsia"/>
                <w:sz w:val="18"/>
              </w:rPr>
              <w:t>模块，对应</w:t>
            </w:r>
            <w:r w:rsidRPr="0072082D">
              <w:rPr>
                <w:rFonts w:hint="eastAsia"/>
                <w:sz w:val="18"/>
              </w:rPr>
              <w:t xml:space="preserve"> MVC </w:t>
            </w:r>
            <w:r w:rsidRPr="0072082D">
              <w:rPr>
                <w:rFonts w:hint="eastAsia"/>
                <w:sz w:val="18"/>
              </w:rPr>
              <w:t>的</w:t>
            </w:r>
            <w:r w:rsidRPr="0072082D">
              <w:rPr>
                <w:rFonts w:hint="eastAsia"/>
                <w:sz w:val="18"/>
              </w:rPr>
              <w:t xml:space="preserve"> V </w:t>
            </w:r>
            <w:r w:rsidRPr="0072082D">
              <w:rPr>
                <w:rFonts w:hint="eastAsia"/>
                <w:sz w:val="18"/>
              </w:rPr>
              <w:t>概念，存放视图层的逻辑</w:t>
            </w:r>
          </w:p>
        </w:tc>
      </w:tr>
      <w:tr w:rsidR="00E1403F" w14:paraId="3AEF8F53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85F74D0" w14:textId="77777777" w:rsidR="00E1403F" w:rsidRDefault="00E1403F">
            <w:pPr>
              <w:jc w:val="center"/>
              <w:rPr>
                <w:sz w:val="18"/>
              </w:rPr>
            </w:pPr>
          </w:p>
          <w:p w14:paraId="611133AA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7F45F" w14:textId="527C5BFF" w:rsidR="00E1403F" w:rsidRDefault="00AE4156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6ACBC8EF">
                <v:shape id="_x0000_i1041" type="#_x0000_t75" style="width:362.4pt;height:136.8pt;visibility:visible;mso-wrap-style:square">
                  <v:imagedata r:id="rId23" o:title=""/>
                </v:shape>
              </w:pict>
            </w:r>
          </w:p>
          <w:p w14:paraId="2266C4C5" w14:textId="2D72829D" w:rsidR="00E1403F" w:rsidRDefault="00AE4156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786809FE">
                <v:shape id="_x0000_i1042" type="#_x0000_t75" style="width:364.8pt;height:177pt;visibility:visible;mso-wrap-style:square">
                  <v:imagedata r:id="rId24" o:title=""/>
                </v:shape>
              </w:pict>
            </w:r>
          </w:p>
          <w:p w14:paraId="5B976E8A" w14:textId="4FB55CE0" w:rsidR="00E1403F" w:rsidRDefault="00AE4156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4731A353">
                <v:shape id="_x0000_i1043" type="#_x0000_t75" style="width:364.8pt;height:225.6pt;visibility:visible;mso-wrap-style:square">
                  <v:imagedata r:id="rId25" o:title=""/>
                </v:shape>
              </w:pict>
            </w:r>
          </w:p>
          <w:p w14:paraId="004446B4" w14:textId="0312DADE" w:rsidR="00E1403F" w:rsidRDefault="00AE4156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lastRenderedPageBreak/>
              <w:pict w14:anchorId="34058359">
                <v:shape id="_x0000_i1044" type="#_x0000_t75" style="width:364.8pt;height:198pt;visibility:visible;mso-wrap-style:square">
                  <v:imagedata r:id="rId26" o:title=""/>
                </v:shape>
              </w:pict>
            </w:r>
          </w:p>
          <w:p w14:paraId="6E0655BB" w14:textId="1E474435" w:rsidR="0033281B" w:rsidRDefault="00AE4156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05D055D4">
                <v:shape id="_x0000_i1045" type="#_x0000_t75" style="width:364.2pt;height:294pt;visibility:visible;mso-wrap-style:square">
                  <v:imagedata r:id="rId27" o:title=""/>
                </v:shape>
              </w:pict>
            </w:r>
          </w:p>
          <w:p w14:paraId="4C7D18D5" w14:textId="77777777" w:rsidR="00523FB4" w:rsidRDefault="00AE4156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34EA576C">
                <v:shape id="_x0000_i1046" type="#_x0000_t75" style="width:362.4pt;height:204.6pt;visibility:visible;mso-wrap-style:square">
                  <v:imagedata r:id="rId28" o:title=""/>
                </v:shape>
              </w:pict>
            </w:r>
          </w:p>
          <w:p w14:paraId="1BF15C38" w14:textId="77777777" w:rsidR="00873510" w:rsidRDefault="00AE4156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72F6F347">
                <v:shape id="_x0000_i1047" type="#_x0000_t75" style="width:363pt;height:97.8pt;visibility:visible;mso-wrap-style:square">
                  <v:imagedata r:id="rId29" o:title=""/>
                </v:shape>
              </w:pict>
            </w:r>
          </w:p>
          <w:p w14:paraId="5B788E14" w14:textId="3143F619" w:rsidR="00873510" w:rsidRDefault="00AE4156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pict w14:anchorId="4FE83D55">
                <v:shape id="_x0000_i1048" type="#_x0000_t75" style="width:364.8pt;height:322.8pt;visibility:visible;mso-wrap-style:square">
                  <v:imagedata r:id="rId30" o:title=""/>
                </v:shape>
              </w:pict>
            </w:r>
          </w:p>
        </w:tc>
      </w:tr>
      <w:tr w:rsidR="00E1403F" w14:paraId="2E8BA169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5A38E0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07449510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73651" w14:textId="77777777" w:rsidR="00E1403F" w:rsidRDefault="00E1403F">
            <w:pPr>
              <w:rPr>
                <w:rFonts w:ascii="宋体" w:hAnsi="宋体"/>
                <w:sz w:val="18"/>
              </w:rPr>
            </w:pPr>
          </w:p>
        </w:tc>
      </w:tr>
    </w:tbl>
    <w:p w14:paraId="257ECF70" w14:textId="77777777" w:rsidR="005A1F83" w:rsidRDefault="005A1F83" w:rsidP="005A1F83"/>
    <w:p w14:paraId="6BB06B8B" w14:textId="2AE4C5A3" w:rsidR="00AB7E1D" w:rsidRDefault="006A2A49">
      <w:pPr>
        <w:pStyle w:val="1"/>
        <w:numPr>
          <w:ins w:id="46" w:author="lixu" w:date="2002-05-24T13:28:00Z"/>
        </w:numPr>
        <w:spacing w:before="175" w:after="175"/>
      </w:pPr>
      <w:bookmarkStart w:id="47" w:name="_Toc148099572"/>
      <w:r>
        <w:lastRenderedPageBreak/>
        <w:t>5</w:t>
      </w:r>
      <w:r w:rsidR="00AB7E1D">
        <w:rPr>
          <w:rFonts w:hint="eastAsia"/>
        </w:rPr>
        <w:t xml:space="preserve">. </w:t>
      </w:r>
      <w:r w:rsidR="00C8263A">
        <w:rPr>
          <w:rFonts w:hint="eastAsia"/>
        </w:rPr>
        <w:t>数据库</w:t>
      </w:r>
      <w:r w:rsidR="007E004E">
        <w:rPr>
          <w:rFonts w:hint="eastAsia"/>
        </w:rPr>
        <w:t>表</w:t>
      </w:r>
      <w:r w:rsidR="00C8263A">
        <w:rPr>
          <w:rFonts w:hint="eastAsia"/>
        </w:rPr>
        <w:t>设计</w:t>
      </w:r>
      <w:bookmarkEnd w:id="47"/>
    </w:p>
    <w:p w14:paraId="09DE4E67" w14:textId="0C377055" w:rsidR="00B92C3B" w:rsidRPr="00B92C3B" w:rsidRDefault="006A2A49" w:rsidP="00DC0667">
      <w:pPr>
        <w:pStyle w:val="2"/>
      </w:pPr>
      <w:bookmarkStart w:id="48" w:name="_Toc148099573"/>
      <w:r>
        <w:t>5</w:t>
      </w:r>
      <w:r w:rsidR="00B92C3B">
        <w:t xml:space="preserve">.1 </w:t>
      </w:r>
      <w:r w:rsidR="00B92C3B">
        <w:rPr>
          <w:rFonts w:hint="eastAsia"/>
        </w:rPr>
        <w:t>用户表</w:t>
      </w:r>
      <w:bookmarkEnd w:id="48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627757" w:rsidRPr="00627757" w14:paraId="4460968C" w14:textId="77777777" w:rsidTr="0062775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7219C93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09F0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t_user</w:t>
            </w:r>
          </w:p>
        </w:tc>
      </w:tr>
      <w:tr w:rsidR="00627757" w:rsidRPr="00627757" w14:paraId="6AC2F2C4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487C40A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8ADDD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用户表</w:t>
            </w:r>
          </w:p>
        </w:tc>
      </w:tr>
      <w:tr w:rsidR="00627757" w:rsidRPr="00627757" w14:paraId="67C879C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3E8303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D8F17E9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4594FC4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F9EA68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46668A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627757" w:rsidRPr="00627757" w14:paraId="6B7FACEF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55F61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8BEA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762F6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C6416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5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627757" w:rsidRPr="00627757" w14:paraId="6FDDC3CE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A2CB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username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2EEF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5EB7F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2D58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6A6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唯一、非空</w:t>
            </w:r>
          </w:p>
        </w:tc>
      </w:tr>
      <w:tr w:rsidR="00627757" w:rsidRPr="00627757" w14:paraId="6B47115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DBB5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nickname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864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昵称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0FAB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ABFA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84E78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3AC7EF13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C001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password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A83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密码，加密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585F3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07CB1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C5BB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1C8B3A5A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7316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user_type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ADBE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用户类型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2D64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45D2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A75EF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6C198A1E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A511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569E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D4DA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93ED0" w14:textId="5022F260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B730D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57D0DDD8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49D48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9AB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23DE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AB6C5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631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14E0C1BC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9BF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BD75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0A7F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91955" w14:textId="67B91E05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DA0D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4992F15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0A6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D321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67A7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E05E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3738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47954E36" w14:textId="4E1B2125" w:rsidR="00C747D9" w:rsidRDefault="006A2A49" w:rsidP="00DC0667">
      <w:pPr>
        <w:pStyle w:val="2"/>
      </w:pPr>
      <w:bookmarkStart w:id="49" w:name="_Toc148099574"/>
      <w:r>
        <w:t>5</w:t>
      </w:r>
      <w:r w:rsidR="00DC0667">
        <w:t xml:space="preserve">.2 </w:t>
      </w:r>
      <w:r w:rsidR="00DC0667">
        <w:rPr>
          <w:rFonts w:hint="eastAsia"/>
        </w:rPr>
        <w:t>视频类别表</w:t>
      </w:r>
      <w:bookmarkEnd w:id="49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286D2B" w:rsidRPr="00286D2B" w14:paraId="1086DCF8" w14:textId="77777777" w:rsidTr="00286D2B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79D055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25FE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t_category</w:t>
            </w:r>
          </w:p>
        </w:tc>
      </w:tr>
      <w:tr w:rsidR="00286D2B" w:rsidRPr="00286D2B" w14:paraId="7F8E858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20D7CFB7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6D1C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视频类别表</w:t>
            </w:r>
          </w:p>
        </w:tc>
      </w:tr>
      <w:tr w:rsidR="00286D2B" w:rsidRPr="00286D2B" w14:paraId="44990EE8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19A5EC1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D5E994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12BF73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EB8B7F4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F75C87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286D2B" w:rsidRPr="00286D2B" w14:paraId="795EE56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DB1F3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07EAF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类别主键、自动生成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8DD6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1E253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6F4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286D2B" w:rsidRPr="00286D2B" w14:paraId="1DA3966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40AC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category_name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EEE2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类别名称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42BC9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862D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431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唯一、非空</w:t>
            </w:r>
          </w:p>
        </w:tc>
      </w:tr>
      <w:tr w:rsidR="00286D2B" w:rsidRPr="00286D2B" w14:paraId="77640D7E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230C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423A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06DC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7846" w14:textId="43C19B2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61C99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4B802602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69AE6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15AC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2303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1635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F3A8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2C5B80D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EFA7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462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B4D1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0A74" w14:textId="756A123D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2C63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46A3B75F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B069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9593A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D5A6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0F109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BB4C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686D917D" w14:textId="2728E1EA" w:rsidR="00286D2B" w:rsidRDefault="006A2A49" w:rsidP="00DC0667">
      <w:pPr>
        <w:pStyle w:val="2"/>
      </w:pPr>
      <w:bookmarkStart w:id="50" w:name="_Toc148099575"/>
      <w:r>
        <w:t>5</w:t>
      </w:r>
      <w:r w:rsidR="00DC0667">
        <w:t xml:space="preserve">.3 </w:t>
      </w:r>
      <w:r w:rsidR="00DC0667">
        <w:rPr>
          <w:rFonts w:hint="eastAsia"/>
        </w:rPr>
        <w:t>视频表</w:t>
      </w:r>
      <w:bookmarkEnd w:id="50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89617D" w:rsidRPr="0089617D" w14:paraId="4F4913DA" w14:textId="77777777" w:rsidTr="0089617D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1E73E37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9ED7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t_video</w:t>
            </w:r>
          </w:p>
        </w:tc>
      </w:tr>
      <w:tr w:rsidR="0089617D" w:rsidRPr="0089617D" w14:paraId="41B375CD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418B6F8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0D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视频表</w:t>
            </w:r>
          </w:p>
        </w:tc>
      </w:tr>
      <w:tr w:rsidR="0089617D" w:rsidRPr="0089617D" w14:paraId="69107E95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1CBB194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0C6AB6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0A9DDF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FB42C6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E179087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89617D" w:rsidRPr="0089617D" w14:paraId="3B687D1C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4F79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3C8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20D5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C92E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0A5E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89617D" w:rsidRPr="0089617D" w14:paraId="12D109A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462E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2251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视频名称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89B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0B97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7F5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30A1D02F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B896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video_link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2B4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视频链接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5FC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D0A5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4404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271C4369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C7B5B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video_logo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3B8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视频标志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AD3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459B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2419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ADE5EE5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D40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video_hits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D1C4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视频点击率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ED2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8002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B7ED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68A7950E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27A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category_id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DB8F7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视频类别主键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C08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F20D5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B4A8B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非空、外键</w:t>
            </w:r>
          </w:p>
        </w:tc>
      </w:tr>
      <w:tr w:rsidR="0089617D" w:rsidRPr="0089617D" w14:paraId="3E4E927A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1CC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audit_status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26D8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审核状态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FA0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8CCCA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5C3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2FC402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6218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C4E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C19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A3AF" w14:textId="00194AB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E44A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2AE33FF6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629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3FED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56EB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59FF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A343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88CAC2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9897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CB1C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83F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EA94B" w14:textId="65540780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1559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5CB0F2BC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49C5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CFD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0AF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DA776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370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33DD84C2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FA5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2ECD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C307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DFDB" w14:textId="63B09C1B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4DA7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9617D" w:rsidRPr="0089617D" w14:paraId="75D9E4B6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E08A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4F4B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CB72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D5CB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8DE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9617D" w:rsidRPr="0089617D" w14:paraId="0090004A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800B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audit_reason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79C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审核不通过原因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2A8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13C0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561A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7941C0D" w14:textId="6156BD3C" w:rsidR="00DC0667" w:rsidRDefault="006A2A49" w:rsidP="00DC0667">
      <w:pPr>
        <w:pStyle w:val="2"/>
      </w:pPr>
      <w:bookmarkStart w:id="51" w:name="_Toc148099576"/>
      <w:r>
        <w:t>5</w:t>
      </w:r>
      <w:r w:rsidR="00DC0667">
        <w:t xml:space="preserve">.4 </w:t>
      </w:r>
      <w:r w:rsidR="00DC0667">
        <w:rPr>
          <w:rFonts w:hint="eastAsia"/>
        </w:rPr>
        <w:t>视频评论表</w:t>
      </w:r>
      <w:bookmarkEnd w:id="51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8A5EA4" w:rsidRPr="008A5EA4" w14:paraId="12787BE2" w14:textId="77777777" w:rsidTr="00E2244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38651F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58F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t_comment</w:t>
            </w:r>
          </w:p>
        </w:tc>
      </w:tr>
      <w:tr w:rsidR="008A5EA4" w:rsidRPr="008A5EA4" w14:paraId="0CE674B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3354E8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1E763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视频评论表</w:t>
            </w:r>
          </w:p>
        </w:tc>
      </w:tr>
      <w:tr w:rsidR="00E22447" w:rsidRPr="008A5EA4" w14:paraId="0A0A5FE0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0196436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69260E2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3FA0A9E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A76411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5AAF1C9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8A5EA4" w:rsidRPr="008A5EA4" w14:paraId="4CD04C6B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BC29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B5C0B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评论主键、自动生成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6E21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C933A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8F01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8A5EA4" w:rsidRPr="008A5EA4" w14:paraId="3940761B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0947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content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B784A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评论内容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25C1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2BFF6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AF471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01033D83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C89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F4072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视频主键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04FE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6B39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25993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非空、外键</w:t>
            </w:r>
          </w:p>
        </w:tc>
      </w:tr>
      <w:tr w:rsidR="008A5EA4" w:rsidRPr="008A5EA4" w14:paraId="04772C8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B8DA6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608F2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2A05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2D043" w14:textId="1379A175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CA15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69120852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E6C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2E8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963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72C8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94D9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5739C12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61EA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3104F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9B8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BD153" w14:textId="3C33B9A8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23B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3B24F160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4F26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3A7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303B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E3B32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1F65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05F38ECD" w14:textId="2B200DB0" w:rsidR="004B5CC7" w:rsidRDefault="006A2A49" w:rsidP="00DC0667">
      <w:pPr>
        <w:pStyle w:val="2"/>
      </w:pPr>
      <w:bookmarkStart w:id="52" w:name="_Toc148099577"/>
      <w:r>
        <w:lastRenderedPageBreak/>
        <w:t>5</w:t>
      </w:r>
      <w:r w:rsidR="00DC0667">
        <w:t xml:space="preserve">.5 </w:t>
      </w:r>
      <w:r w:rsidR="00DC0667">
        <w:rPr>
          <w:rFonts w:hint="eastAsia"/>
        </w:rPr>
        <w:t>ER</w:t>
      </w:r>
      <w:r w:rsidR="00DC0667">
        <w:rPr>
          <w:rFonts w:hint="eastAsia"/>
        </w:rPr>
        <w:t>图</w:t>
      </w:r>
      <w:bookmarkEnd w:id="52"/>
    </w:p>
    <w:p w14:paraId="451AD4E1" w14:textId="250C66FD" w:rsidR="00A30B33" w:rsidRDefault="00AE4156" w:rsidP="00A30B33">
      <w:pPr>
        <w:rPr>
          <w:noProof/>
        </w:rPr>
      </w:pPr>
      <w:r>
        <w:rPr>
          <w:noProof/>
        </w:rPr>
        <w:pict w14:anchorId="01240410">
          <v:shape id="_x0000_i1049" type="#_x0000_t75" style="width:425.4pt;height:561.6pt;visibility:visible;mso-wrap-style:square">
            <v:imagedata r:id="rId31" o:title=""/>
          </v:shape>
        </w:pict>
      </w:r>
    </w:p>
    <w:p w14:paraId="5C6E71BE" w14:textId="77777777" w:rsidR="00B1346D" w:rsidRPr="00A30B33" w:rsidRDefault="00B1346D" w:rsidP="00A30B33"/>
    <w:sectPr w:rsidR="00B1346D" w:rsidRPr="00A30B33">
      <w:headerReference w:type="default" r:id="rId32"/>
      <w:footerReference w:type="default" r:id="rId33"/>
      <w:pgSz w:w="11906" w:h="16838" w:code="9"/>
      <w:pgMar w:top="1418" w:right="1701" w:bottom="1418" w:left="1701" w:header="851" w:footer="851" w:gutter="0"/>
      <w:cols w:space="425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CF3EF" w14:textId="77777777" w:rsidR="001F3D31" w:rsidRDefault="001F3D31">
      <w:r>
        <w:separator/>
      </w:r>
    </w:p>
  </w:endnote>
  <w:endnote w:type="continuationSeparator" w:id="0">
    <w:p w14:paraId="60657F65" w14:textId="77777777" w:rsidR="001F3D31" w:rsidRDefault="001F3D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4376"/>
      <w:gridCol w:w="4344"/>
    </w:tblGrid>
    <w:tr w:rsidR="00AB7E1D" w14:paraId="09C96EC3" w14:textId="77777777">
      <w:tc>
        <w:tcPr>
          <w:tcW w:w="4643" w:type="dxa"/>
        </w:tcPr>
        <w:p w14:paraId="4B98F010" w14:textId="77777777" w:rsidR="00AB7E1D" w:rsidRDefault="00AB7E1D">
          <w:pPr>
            <w:pStyle w:val="a5"/>
          </w:pPr>
          <w:r>
            <w:sym w:font="Symbol" w:char="F0D3"/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中国石油大学计算机系，</w:t>
          </w:r>
          <w:r>
            <w:t>200</w:t>
          </w:r>
          <w:r>
            <w:rPr>
              <w:rFonts w:hint="eastAsia"/>
            </w:rPr>
            <w:t>4-2006</w:t>
          </w:r>
        </w:p>
      </w:tc>
      <w:tc>
        <w:tcPr>
          <w:tcW w:w="4643" w:type="dxa"/>
        </w:tcPr>
        <w:p w14:paraId="453E8036" w14:textId="77777777" w:rsidR="00AB7E1D" w:rsidRDefault="00AB7E1D">
          <w:pPr>
            <w:pStyle w:val="a5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7"/>
            </w:rPr>
            <w:fldChar w:fldCharType="begin"/>
          </w:r>
          <w:r>
            <w:rPr>
              <w:rStyle w:val="a7"/>
            </w:rPr>
            <w:instrText xml:space="preserve"> PAGE </w:instrText>
          </w:r>
          <w:r>
            <w:rPr>
              <w:rStyle w:val="a7"/>
            </w:rPr>
            <w:fldChar w:fldCharType="separate"/>
          </w:r>
          <w:r>
            <w:rPr>
              <w:rStyle w:val="a7"/>
              <w:noProof/>
            </w:rPr>
            <w:t>2</w:t>
          </w:r>
          <w:r>
            <w:rPr>
              <w:rStyle w:val="a7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7"/>
            </w:rPr>
            <w:fldChar w:fldCharType="begin"/>
          </w:r>
          <w:r>
            <w:rPr>
              <w:rStyle w:val="a7"/>
            </w:rPr>
            <w:instrText xml:space="preserve"> NUMPAGES </w:instrText>
          </w:r>
          <w:r>
            <w:rPr>
              <w:rStyle w:val="a7"/>
            </w:rPr>
            <w:fldChar w:fldCharType="separate"/>
          </w:r>
          <w:r>
            <w:rPr>
              <w:rStyle w:val="a7"/>
              <w:noProof/>
            </w:rPr>
            <w:t>6</w:t>
          </w:r>
          <w:r>
            <w:rPr>
              <w:rStyle w:val="a7"/>
            </w:rPr>
            <w:fldChar w:fldCharType="end"/>
          </w:r>
        </w:p>
      </w:tc>
    </w:tr>
  </w:tbl>
  <w:p w14:paraId="0FAAEBD6" w14:textId="77777777" w:rsidR="00AB7E1D" w:rsidRDefault="00AB7E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0AAC1" w14:textId="77777777" w:rsidR="001F3D31" w:rsidRDefault="001F3D31">
      <w:r>
        <w:separator/>
      </w:r>
    </w:p>
  </w:footnote>
  <w:footnote w:type="continuationSeparator" w:id="0">
    <w:p w14:paraId="62C5E15B" w14:textId="77777777" w:rsidR="001F3D31" w:rsidRDefault="001F3D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5F12E" w14:textId="6289C088" w:rsidR="00AB7E1D" w:rsidRDefault="00A65EA3">
    <w:pPr>
      <w:pStyle w:val="a3"/>
      <w:jc w:val="both"/>
    </w:pPr>
    <w:r>
      <w:rPr>
        <w:rFonts w:hint="eastAsia"/>
      </w:rPr>
      <w:t>VideoSite</w:t>
    </w:r>
    <w:r>
      <w:rPr>
        <w:rFonts w:hint="eastAsia"/>
      </w:rPr>
      <w:t>视频网站</w:t>
    </w:r>
    <w:r w:rsidR="00AB7E1D">
      <w:rPr>
        <w:rFonts w:hint="eastAsia"/>
      </w:rPr>
      <w:t>，《模块设计报告》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1FD0"/>
    <w:multiLevelType w:val="hybridMultilevel"/>
    <w:tmpl w:val="2C204180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80652FB"/>
    <w:multiLevelType w:val="hybridMultilevel"/>
    <w:tmpl w:val="4A4467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0D43"/>
    <w:multiLevelType w:val="multilevel"/>
    <w:tmpl w:val="D4344826"/>
    <w:lvl w:ilvl="0">
      <w:start w:val="1"/>
      <w:numFmt w:val="lowerLetter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2)"/>
      <w:legacy w:legacy="1" w:legacySpace="0" w:legacyIndent="720"/>
      <w:lvlJc w:val="left"/>
      <w:pPr>
        <w:ind w:left="1440" w:hanging="720"/>
      </w:pPr>
    </w:lvl>
    <w:lvl w:ilvl="2">
      <w:start w:val="1"/>
      <w:numFmt w:val="lowerLetter"/>
      <w:lvlText w:val="%3)"/>
      <w:legacy w:legacy="1" w:legacySpace="0" w:legacyIndent="720"/>
      <w:lvlJc w:val="left"/>
      <w:pPr>
        <w:ind w:left="2160" w:hanging="720"/>
      </w:pPr>
    </w:lvl>
    <w:lvl w:ilvl="3">
      <w:start w:val="1"/>
      <w:numFmt w:val="lowerLetter"/>
      <w:lvlText w:val="%4)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3600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4320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5040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5760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6480" w:hanging="720"/>
      </w:pPr>
    </w:lvl>
  </w:abstractNum>
  <w:abstractNum w:abstractNumId="3" w15:restartNumberingAfterBreak="0">
    <w:nsid w:val="25806313"/>
    <w:multiLevelType w:val="hybridMultilevel"/>
    <w:tmpl w:val="BF5242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326B43"/>
    <w:multiLevelType w:val="hybridMultilevel"/>
    <w:tmpl w:val="739CA308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C08626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F737D2F"/>
    <w:multiLevelType w:val="hybridMultilevel"/>
    <w:tmpl w:val="93B06986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04F747F"/>
    <w:multiLevelType w:val="hybridMultilevel"/>
    <w:tmpl w:val="0E9CFD7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594B73"/>
    <w:multiLevelType w:val="hybridMultilevel"/>
    <w:tmpl w:val="8B0E188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A92D87"/>
    <w:multiLevelType w:val="hybridMultilevel"/>
    <w:tmpl w:val="8492657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6C977C6"/>
    <w:multiLevelType w:val="hybridMultilevel"/>
    <w:tmpl w:val="BF5242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960495F"/>
    <w:multiLevelType w:val="hybridMultilevel"/>
    <w:tmpl w:val="01FEE8C2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A1F77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F4D3304"/>
    <w:multiLevelType w:val="hybridMultilevel"/>
    <w:tmpl w:val="04A445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F625F6C"/>
    <w:multiLevelType w:val="hybridMultilevel"/>
    <w:tmpl w:val="2F5EAA9C"/>
    <w:lvl w:ilvl="0" w:tplc="371E068A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466E2838"/>
    <w:multiLevelType w:val="multilevel"/>
    <w:tmpl w:val="466E2838"/>
    <w:lvl w:ilvl="0">
      <w:start w:val="1"/>
      <w:numFmt w:val="bullet"/>
      <w:lvlText w:val=""/>
      <w:lvlJc w:val="left"/>
      <w:pPr>
        <w:tabs>
          <w:tab w:val="num" w:pos="704"/>
        </w:tabs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124"/>
        </w:tabs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544"/>
        </w:tabs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64"/>
        </w:tabs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384"/>
        </w:tabs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4"/>
        </w:tabs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24"/>
        </w:tabs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44"/>
        </w:tabs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64"/>
        </w:tabs>
        <w:ind w:left="4064" w:hanging="420"/>
      </w:pPr>
      <w:rPr>
        <w:rFonts w:ascii="Wingdings" w:hAnsi="Wingdings" w:hint="default"/>
      </w:rPr>
    </w:lvl>
  </w:abstractNum>
  <w:abstractNum w:abstractNumId="16" w15:restartNumberingAfterBreak="0">
    <w:nsid w:val="4682325E"/>
    <w:multiLevelType w:val="hybridMultilevel"/>
    <w:tmpl w:val="DDA0CDD2"/>
    <w:lvl w:ilvl="0" w:tplc="223CB89C">
      <w:start w:val="14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6762A14"/>
    <w:multiLevelType w:val="hybridMultilevel"/>
    <w:tmpl w:val="0C848A48"/>
    <w:lvl w:ilvl="0" w:tplc="B648736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5792530C"/>
    <w:multiLevelType w:val="hybridMultilevel"/>
    <w:tmpl w:val="71D0D330"/>
    <w:lvl w:ilvl="0" w:tplc="9D984D4A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D3D28A2"/>
    <w:multiLevelType w:val="multilevel"/>
    <w:tmpl w:val="2A64994C"/>
    <w:lvl w:ilvl="0">
      <w:start w:val="1"/>
      <w:numFmt w:val="decimal"/>
      <w:isLgl/>
      <w:lvlText w:val="%1.0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u w:val="singl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6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93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0" w15:restartNumberingAfterBreak="0">
    <w:nsid w:val="60BE2712"/>
    <w:multiLevelType w:val="hybridMultilevel"/>
    <w:tmpl w:val="424A971A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49030D2"/>
    <w:multiLevelType w:val="hybridMultilevel"/>
    <w:tmpl w:val="5AC83BE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58D1F76"/>
    <w:multiLevelType w:val="hybridMultilevel"/>
    <w:tmpl w:val="CB46D7B2"/>
    <w:lvl w:ilvl="0" w:tplc="729C598C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6BC479A3"/>
    <w:multiLevelType w:val="hybridMultilevel"/>
    <w:tmpl w:val="8CF637D4"/>
    <w:lvl w:ilvl="0" w:tplc="0409000D">
      <w:start w:val="1"/>
      <w:numFmt w:val="bullet"/>
      <w:lvlText w:val=""/>
      <w:lvlJc w:val="left"/>
      <w:pPr>
        <w:tabs>
          <w:tab w:val="num" w:pos="841"/>
        </w:tabs>
        <w:ind w:left="841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1261"/>
        </w:tabs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1"/>
        </w:tabs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1"/>
        </w:tabs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1"/>
        </w:tabs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1"/>
        </w:tabs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1"/>
        </w:tabs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1"/>
        </w:tabs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1"/>
        </w:tabs>
        <w:ind w:left="4201" w:hanging="420"/>
      </w:pPr>
      <w:rPr>
        <w:rFonts w:ascii="Wingdings" w:hAnsi="Wingdings" w:hint="default"/>
      </w:rPr>
    </w:lvl>
  </w:abstractNum>
  <w:abstractNum w:abstractNumId="24" w15:restartNumberingAfterBreak="0">
    <w:nsid w:val="6C624D0C"/>
    <w:multiLevelType w:val="hybridMultilevel"/>
    <w:tmpl w:val="1B62CADE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 w16cid:durableId="1219243126">
    <w:abstractNumId w:val="18"/>
  </w:num>
  <w:num w:numId="2" w16cid:durableId="143126970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3995558">
    <w:abstractNumId w:val="1"/>
  </w:num>
  <w:num w:numId="4" w16cid:durableId="1617055898">
    <w:abstractNumId w:val="10"/>
  </w:num>
  <w:num w:numId="5" w16cid:durableId="1681739117">
    <w:abstractNumId w:val="19"/>
  </w:num>
  <w:num w:numId="6" w16cid:durableId="335692233">
    <w:abstractNumId w:val="12"/>
  </w:num>
  <w:num w:numId="7" w16cid:durableId="233206394">
    <w:abstractNumId w:val="5"/>
  </w:num>
  <w:num w:numId="8" w16cid:durableId="1969700253">
    <w:abstractNumId w:val="8"/>
  </w:num>
  <w:num w:numId="9" w16cid:durableId="2133010847">
    <w:abstractNumId w:val="22"/>
  </w:num>
  <w:num w:numId="10" w16cid:durableId="1861163036">
    <w:abstractNumId w:val="14"/>
  </w:num>
  <w:num w:numId="11" w16cid:durableId="787284223">
    <w:abstractNumId w:val="16"/>
  </w:num>
  <w:num w:numId="12" w16cid:durableId="1958679225">
    <w:abstractNumId w:val="3"/>
  </w:num>
  <w:num w:numId="13" w16cid:durableId="1711685285">
    <w:abstractNumId w:val="2"/>
  </w:num>
  <w:num w:numId="14" w16cid:durableId="312836019">
    <w:abstractNumId w:val="21"/>
  </w:num>
  <w:num w:numId="15" w16cid:durableId="1500194787">
    <w:abstractNumId w:val="7"/>
  </w:num>
  <w:num w:numId="16" w16cid:durableId="1599484559">
    <w:abstractNumId w:val="11"/>
  </w:num>
  <w:num w:numId="17" w16cid:durableId="1316568605">
    <w:abstractNumId w:val="4"/>
  </w:num>
  <w:num w:numId="18" w16cid:durableId="776215062">
    <w:abstractNumId w:val="0"/>
  </w:num>
  <w:num w:numId="19" w16cid:durableId="67315395">
    <w:abstractNumId w:val="6"/>
  </w:num>
  <w:num w:numId="20" w16cid:durableId="1303341044">
    <w:abstractNumId w:val="20"/>
  </w:num>
  <w:num w:numId="21" w16cid:durableId="1133450535">
    <w:abstractNumId w:val="23"/>
  </w:num>
  <w:num w:numId="22" w16cid:durableId="1024091778">
    <w:abstractNumId w:val="24"/>
  </w:num>
  <w:num w:numId="23" w16cid:durableId="1747612606">
    <w:abstractNumId w:val="9"/>
  </w:num>
  <w:num w:numId="24" w16cid:durableId="541013802">
    <w:abstractNumId w:val="15"/>
  </w:num>
  <w:num w:numId="25" w16cid:durableId="508376362">
    <w:abstractNumId w:val="13"/>
  </w:num>
  <w:num w:numId="26" w16cid:durableId="1871838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12"/>
  <w:drawingGridVerticalSpacing w:val="175"/>
  <w:displayHorizontalDrawingGridEvery w:val="0"/>
  <w:displayVerticalDrawingGridEvery w:val="2"/>
  <w:characterSpacingControl w:val="compressPunctuation"/>
  <w:hdrShapeDefaults>
    <o:shapedefaults v:ext="edit" spidmax="244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B7E1D"/>
    <w:rsid w:val="000221B5"/>
    <w:rsid w:val="00052CC0"/>
    <w:rsid w:val="00061C6E"/>
    <w:rsid w:val="0007617E"/>
    <w:rsid w:val="000A54C7"/>
    <w:rsid w:val="000C3BCD"/>
    <w:rsid w:val="000D1363"/>
    <w:rsid w:val="000E6A0C"/>
    <w:rsid w:val="000F77BD"/>
    <w:rsid w:val="00110855"/>
    <w:rsid w:val="00110997"/>
    <w:rsid w:val="001129C2"/>
    <w:rsid w:val="00131F12"/>
    <w:rsid w:val="00136C30"/>
    <w:rsid w:val="0016609B"/>
    <w:rsid w:val="00167D7B"/>
    <w:rsid w:val="001B5140"/>
    <w:rsid w:val="001C075B"/>
    <w:rsid w:val="001E0866"/>
    <w:rsid w:val="001F3D31"/>
    <w:rsid w:val="002176B1"/>
    <w:rsid w:val="00221ED3"/>
    <w:rsid w:val="00223503"/>
    <w:rsid w:val="00226A58"/>
    <w:rsid w:val="0026122D"/>
    <w:rsid w:val="00266B8B"/>
    <w:rsid w:val="002778B0"/>
    <w:rsid w:val="0028370F"/>
    <w:rsid w:val="00286D2B"/>
    <w:rsid w:val="002A3019"/>
    <w:rsid w:val="00322A60"/>
    <w:rsid w:val="00322F9E"/>
    <w:rsid w:val="0033281B"/>
    <w:rsid w:val="003434CA"/>
    <w:rsid w:val="00352E21"/>
    <w:rsid w:val="00397BB1"/>
    <w:rsid w:val="003D2BF9"/>
    <w:rsid w:val="003F3712"/>
    <w:rsid w:val="00420649"/>
    <w:rsid w:val="00426821"/>
    <w:rsid w:val="004367C1"/>
    <w:rsid w:val="004760B7"/>
    <w:rsid w:val="00492FA7"/>
    <w:rsid w:val="00494468"/>
    <w:rsid w:val="004956B4"/>
    <w:rsid w:val="00496FC2"/>
    <w:rsid w:val="004B5CC7"/>
    <w:rsid w:val="00502FB4"/>
    <w:rsid w:val="00523FB4"/>
    <w:rsid w:val="0053064C"/>
    <w:rsid w:val="00533D60"/>
    <w:rsid w:val="00535ACA"/>
    <w:rsid w:val="0059321F"/>
    <w:rsid w:val="005A1F83"/>
    <w:rsid w:val="005B352C"/>
    <w:rsid w:val="005D1702"/>
    <w:rsid w:val="005E1B46"/>
    <w:rsid w:val="005F6992"/>
    <w:rsid w:val="00605FFF"/>
    <w:rsid w:val="00627757"/>
    <w:rsid w:val="00632956"/>
    <w:rsid w:val="0063515D"/>
    <w:rsid w:val="00644A79"/>
    <w:rsid w:val="006A2A49"/>
    <w:rsid w:val="006A5228"/>
    <w:rsid w:val="006E20B7"/>
    <w:rsid w:val="006E495E"/>
    <w:rsid w:val="006E773C"/>
    <w:rsid w:val="006F6289"/>
    <w:rsid w:val="00716396"/>
    <w:rsid w:val="0072082D"/>
    <w:rsid w:val="007903C8"/>
    <w:rsid w:val="007E004E"/>
    <w:rsid w:val="00801B68"/>
    <w:rsid w:val="00803A93"/>
    <w:rsid w:val="00805F2F"/>
    <w:rsid w:val="008121B1"/>
    <w:rsid w:val="008473AB"/>
    <w:rsid w:val="00873510"/>
    <w:rsid w:val="00877855"/>
    <w:rsid w:val="00885031"/>
    <w:rsid w:val="00891397"/>
    <w:rsid w:val="0089617D"/>
    <w:rsid w:val="008A0E37"/>
    <w:rsid w:val="008A1E5B"/>
    <w:rsid w:val="008A5EA4"/>
    <w:rsid w:val="008C425E"/>
    <w:rsid w:val="00934835"/>
    <w:rsid w:val="00945D85"/>
    <w:rsid w:val="009815A3"/>
    <w:rsid w:val="009A363D"/>
    <w:rsid w:val="009C7AE4"/>
    <w:rsid w:val="009D35C4"/>
    <w:rsid w:val="009E32E2"/>
    <w:rsid w:val="009F6166"/>
    <w:rsid w:val="00A30B33"/>
    <w:rsid w:val="00A65EA3"/>
    <w:rsid w:val="00A67371"/>
    <w:rsid w:val="00A72CA6"/>
    <w:rsid w:val="00A76533"/>
    <w:rsid w:val="00AA1639"/>
    <w:rsid w:val="00AA2020"/>
    <w:rsid w:val="00AB7E1D"/>
    <w:rsid w:val="00AE4156"/>
    <w:rsid w:val="00AF6F93"/>
    <w:rsid w:val="00B1264E"/>
    <w:rsid w:val="00B1346D"/>
    <w:rsid w:val="00B27A68"/>
    <w:rsid w:val="00B47301"/>
    <w:rsid w:val="00B540F5"/>
    <w:rsid w:val="00B61E84"/>
    <w:rsid w:val="00B64387"/>
    <w:rsid w:val="00B713CD"/>
    <w:rsid w:val="00B74DF2"/>
    <w:rsid w:val="00B92C3B"/>
    <w:rsid w:val="00B958E4"/>
    <w:rsid w:val="00B97F76"/>
    <w:rsid w:val="00BE0649"/>
    <w:rsid w:val="00BE3028"/>
    <w:rsid w:val="00C30988"/>
    <w:rsid w:val="00C340D4"/>
    <w:rsid w:val="00C43515"/>
    <w:rsid w:val="00C50E44"/>
    <w:rsid w:val="00C73391"/>
    <w:rsid w:val="00C747D9"/>
    <w:rsid w:val="00C8263A"/>
    <w:rsid w:val="00C87B45"/>
    <w:rsid w:val="00CA7543"/>
    <w:rsid w:val="00CB5584"/>
    <w:rsid w:val="00CE0980"/>
    <w:rsid w:val="00CF11FA"/>
    <w:rsid w:val="00CF74D9"/>
    <w:rsid w:val="00D04AE5"/>
    <w:rsid w:val="00D122F8"/>
    <w:rsid w:val="00D12F70"/>
    <w:rsid w:val="00D16F27"/>
    <w:rsid w:val="00D50127"/>
    <w:rsid w:val="00D5697E"/>
    <w:rsid w:val="00DB0C28"/>
    <w:rsid w:val="00DC0667"/>
    <w:rsid w:val="00DC3C26"/>
    <w:rsid w:val="00DD1D69"/>
    <w:rsid w:val="00DD3A89"/>
    <w:rsid w:val="00DE0827"/>
    <w:rsid w:val="00E1403F"/>
    <w:rsid w:val="00E22447"/>
    <w:rsid w:val="00E25435"/>
    <w:rsid w:val="00E37211"/>
    <w:rsid w:val="00E5504B"/>
    <w:rsid w:val="00E61FDE"/>
    <w:rsid w:val="00E718DB"/>
    <w:rsid w:val="00E72F85"/>
    <w:rsid w:val="00E871BA"/>
    <w:rsid w:val="00EA2C44"/>
    <w:rsid w:val="00EB0642"/>
    <w:rsid w:val="00EC1290"/>
    <w:rsid w:val="00EE6AE3"/>
    <w:rsid w:val="00EF5FEB"/>
    <w:rsid w:val="00F02C41"/>
    <w:rsid w:val="00F02DB4"/>
    <w:rsid w:val="00F06004"/>
    <w:rsid w:val="00F6732F"/>
    <w:rsid w:val="00F8029A"/>
    <w:rsid w:val="00FB565A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40"/>
    <o:shapelayout v:ext="edit">
      <o:idmap v:ext="edit" data="2"/>
    </o:shapelayout>
  </w:shapeDefaults>
  <w:decimalSymbol w:val="."/>
  <w:listSeparator w:val=","/>
  <w14:docId w14:val="316AE90C"/>
  <w15:chartTrackingRefBased/>
  <w15:docId w15:val="{D572060D-B005-4276-8F51-A6AD4B5BD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before="50" w:afterLines="50" w:after="50"/>
      <w:jc w:val="left"/>
      <w:outlineLvl w:val="0"/>
    </w:pPr>
    <w:rPr>
      <w:b/>
      <w:sz w:val="32"/>
    </w:rPr>
  </w:style>
  <w:style w:type="paragraph" w:styleId="2">
    <w:name w:val="heading 2"/>
    <w:aliases w:val="Chapter X.X. Statement,h2,2,Header 2,l2,Level 2 Head,heading 2"/>
    <w:basedOn w:val="a"/>
    <w:next w:val="a"/>
    <w:link w:val="20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aliases w:val="Chapter X.X.X."/>
    <w:basedOn w:val="a"/>
    <w:next w:val="a"/>
    <w:qFormat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i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Hyperlink"/>
    <w:uiPriority w:val="99"/>
    <w:rPr>
      <w:color w:val="0000FF"/>
      <w:u w:val="single"/>
    </w:rPr>
  </w:style>
  <w:style w:type="character" w:styleId="a7">
    <w:name w:val="page number"/>
    <w:basedOn w:val="a0"/>
  </w:style>
  <w:style w:type="paragraph" w:styleId="TOC1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TOC2">
    <w:name w:val="toc 2"/>
    <w:basedOn w:val="a"/>
    <w:next w:val="a"/>
    <w:autoRedefine/>
    <w:uiPriority w:val="39"/>
    <w:pPr>
      <w:ind w:left="210"/>
      <w:jc w:val="left"/>
    </w:pPr>
    <w:rPr>
      <w:smallCaps/>
    </w:rPr>
  </w:style>
  <w:style w:type="paragraph" w:styleId="TOC3">
    <w:name w:val="toc 3"/>
    <w:basedOn w:val="a"/>
    <w:next w:val="a"/>
    <w:autoRedefine/>
    <w:semiHidden/>
    <w:pPr>
      <w:ind w:left="420"/>
      <w:jc w:val="left"/>
    </w:pPr>
    <w:rPr>
      <w:i/>
      <w:iCs/>
    </w:rPr>
  </w:style>
  <w:style w:type="paragraph" w:styleId="TOC4">
    <w:name w:val="toc 4"/>
    <w:basedOn w:val="a"/>
    <w:next w:val="a"/>
    <w:autoRedefine/>
    <w:semiHidden/>
    <w:pPr>
      <w:ind w:left="630"/>
      <w:jc w:val="left"/>
    </w:pPr>
    <w:rPr>
      <w:szCs w:val="21"/>
    </w:rPr>
  </w:style>
  <w:style w:type="paragraph" w:styleId="TOC5">
    <w:name w:val="toc 5"/>
    <w:basedOn w:val="a"/>
    <w:next w:val="a"/>
    <w:autoRedefine/>
    <w:semiHidden/>
    <w:pPr>
      <w:ind w:left="840"/>
      <w:jc w:val="left"/>
    </w:pPr>
    <w:rPr>
      <w:szCs w:val="21"/>
    </w:rPr>
  </w:style>
  <w:style w:type="paragraph" w:styleId="TOC6">
    <w:name w:val="toc 6"/>
    <w:basedOn w:val="a"/>
    <w:next w:val="a"/>
    <w:autoRedefine/>
    <w:semiHidden/>
    <w:pPr>
      <w:ind w:left="1050"/>
      <w:jc w:val="left"/>
    </w:pPr>
    <w:rPr>
      <w:szCs w:val="21"/>
    </w:rPr>
  </w:style>
  <w:style w:type="paragraph" w:styleId="TOC7">
    <w:name w:val="toc 7"/>
    <w:basedOn w:val="a"/>
    <w:next w:val="a"/>
    <w:autoRedefine/>
    <w:semiHidden/>
    <w:pPr>
      <w:ind w:left="1260"/>
      <w:jc w:val="left"/>
    </w:pPr>
    <w:rPr>
      <w:szCs w:val="21"/>
    </w:rPr>
  </w:style>
  <w:style w:type="paragraph" w:styleId="TOC8">
    <w:name w:val="toc 8"/>
    <w:basedOn w:val="a"/>
    <w:next w:val="a"/>
    <w:autoRedefine/>
    <w:semiHidden/>
    <w:pPr>
      <w:ind w:left="1470"/>
      <w:jc w:val="left"/>
    </w:pPr>
    <w:rPr>
      <w:szCs w:val="21"/>
    </w:rPr>
  </w:style>
  <w:style w:type="paragraph" w:styleId="TOC9">
    <w:name w:val="toc 9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a8">
    <w:name w:val="Body Text Indent"/>
    <w:basedOn w:val="a"/>
    <w:pPr>
      <w:tabs>
        <w:tab w:val="left" w:pos="3346"/>
      </w:tabs>
      <w:ind w:firstLine="495"/>
    </w:pPr>
    <w:rPr>
      <w:i/>
      <w:iCs/>
    </w:rPr>
  </w:style>
  <w:style w:type="paragraph" w:styleId="21">
    <w:name w:val="Body Text Indent 2"/>
    <w:basedOn w:val="a"/>
    <w:pPr>
      <w:tabs>
        <w:tab w:val="left" w:pos="3346"/>
      </w:tabs>
      <w:ind w:firstLineChars="200" w:firstLine="477"/>
    </w:pPr>
    <w:rPr>
      <w:i/>
      <w:iCs/>
    </w:rPr>
  </w:style>
  <w:style w:type="paragraph" w:customStyle="1" w:styleId="Normal0">
    <w:name w:val="Normal0"/>
    <w:rPr>
      <w:noProof/>
      <w:lang w:eastAsia="en-US"/>
    </w:rPr>
  </w:style>
  <w:style w:type="paragraph" w:customStyle="1" w:styleId="Title2">
    <w:name w:val="Title 2"/>
    <w:basedOn w:val="Normal0"/>
    <w:next w:val="a9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styleId="a9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a">
    <w:name w:val="FollowedHyperlink"/>
    <w:rPr>
      <w:color w:val="800080"/>
      <w:u w:val="single"/>
    </w:rPr>
  </w:style>
  <w:style w:type="paragraph" w:styleId="30">
    <w:name w:val="Body Text Indent 3"/>
    <w:basedOn w:val="a"/>
    <w:pPr>
      <w:ind w:firstLine="420"/>
    </w:pPr>
    <w:rPr>
      <w:i/>
      <w:iCs/>
      <w:sz w:val="18"/>
    </w:rPr>
  </w:style>
  <w:style w:type="paragraph" w:styleId="ab">
    <w:name w:val="Body Text"/>
    <w:basedOn w:val="a"/>
    <w:link w:val="ac"/>
    <w:rPr>
      <w:i/>
      <w:iCs/>
      <w:sz w:val="18"/>
    </w:rPr>
  </w:style>
  <w:style w:type="paragraph" w:styleId="22">
    <w:name w:val="Body Text 2"/>
    <w:basedOn w:val="a"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31">
    <w:name w:val="Body Text 3"/>
    <w:basedOn w:val="a"/>
    <w:rPr>
      <w:i/>
      <w:iCs/>
    </w:rPr>
  </w:style>
  <w:style w:type="paragraph" w:styleId="ad">
    <w:name w:val="Document Map"/>
    <w:basedOn w:val="a"/>
    <w:semiHidden/>
    <w:pPr>
      <w:shd w:val="clear" w:color="auto" w:fill="000080"/>
    </w:pPr>
  </w:style>
  <w:style w:type="character" w:customStyle="1" w:styleId="20">
    <w:name w:val="标题 2 字符"/>
    <w:aliases w:val="Chapter X.X. Statement 字符,h2 字符,2 字符,Header 2 字符,l2 字符,Level 2 Head 字符,heading 2 字符"/>
    <w:link w:val="2"/>
    <w:rsid w:val="005E1B46"/>
    <w:rPr>
      <w:rFonts w:ascii="Arial" w:hAnsi="Arial"/>
      <w:b/>
      <w:bCs/>
      <w:kern w:val="2"/>
      <w:sz w:val="28"/>
      <w:szCs w:val="32"/>
    </w:rPr>
  </w:style>
  <w:style w:type="character" w:customStyle="1" w:styleId="a4">
    <w:name w:val="页眉 字符"/>
    <w:link w:val="a3"/>
    <w:rsid w:val="00605FFF"/>
    <w:rPr>
      <w:kern w:val="2"/>
      <w:sz w:val="18"/>
      <w:szCs w:val="18"/>
    </w:rPr>
  </w:style>
  <w:style w:type="character" w:customStyle="1" w:styleId="ac">
    <w:name w:val="正文文本 字符"/>
    <w:link w:val="ab"/>
    <w:rsid w:val="00605FFF"/>
    <w:rPr>
      <w:i/>
      <w:iCs/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21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{ 项目名称 }</vt:lpstr>
    </vt:vector>
  </TitlesOfParts>
  <Company/>
  <LinksUpToDate>false</LinksUpToDate>
  <CharactersWithSpaces>4444</CharactersWithSpaces>
  <SharedDoc>false</SharedDoc>
  <HLinks>
    <vt:vector size="90" baseType="variant"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_Toc16479054</vt:lpwstr>
      </vt:variant>
      <vt:variant>
        <vt:i4>1376313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_Toc16479053</vt:lpwstr>
      </vt:variant>
      <vt:variant>
        <vt:i4>1310777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_Toc16479052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_Toc16479051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_Toc16479050</vt:lpwstr>
      </vt:variant>
      <vt:variant>
        <vt:i4>2031672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_Toc16479049</vt:lpwstr>
      </vt:variant>
      <vt:variant>
        <vt:i4>1966136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_Toc16479048</vt:lpwstr>
      </vt:variant>
      <vt:variant>
        <vt:i4>1114168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_Toc16479047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_Toc16479046</vt:lpwstr>
      </vt:variant>
      <vt:variant>
        <vt:i4>1245240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_Toc16479045</vt:lpwstr>
      </vt:variant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_Toc16479044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_Toc16479043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_Toc16479042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_Toc16479041</vt:lpwstr>
      </vt:variant>
      <vt:variant>
        <vt:i4>1441848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_Toc16479040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VideoSite视频网站</dc:title>
  <dc:subject/>
  <dc:creator>维维 张</dc:creator>
  <cp:keywords/>
  <dc:description/>
  <cp:lastModifiedBy>维维 张</cp:lastModifiedBy>
  <cp:revision>158</cp:revision>
  <cp:lastPrinted>2001-08-09T04:38:00Z</cp:lastPrinted>
  <dcterms:created xsi:type="dcterms:W3CDTF">2023-10-01T06:43:00Z</dcterms:created>
  <dcterms:modified xsi:type="dcterms:W3CDTF">2023-10-13T06:25:00Z</dcterms:modified>
</cp:coreProperties>
</file>