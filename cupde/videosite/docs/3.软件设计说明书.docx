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CC8B3" w14:textId="77777777" w:rsidR="00AB7E1D" w:rsidRDefault="00AB7E1D"/>
    <w:p w14:paraId="02AC4E5A" w14:textId="77777777" w:rsidR="00AB7E1D" w:rsidRDefault="00AB7E1D"/>
    <w:p w14:paraId="27468593" w14:textId="77777777" w:rsidR="00AB7E1D" w:rsidRDefault="00AB7E1D"/>
    <w:p w14:paraId="577F18B1" w14:textId="77777777" w:rsidR="00AB7E1D" w:rsidRDefault="00AB7E1D"/>
    <w:p w14:paraId="41E3294C" w14:textId="77777777" w:rsidR="00AB7E1D" w:rsidRDefault="00AB7E1D"/>
    <w:p w14:paraId="42B43122" w14:textId="77777777" w:rsidR="00AB7E1D" w:rsidRDefault="00AB7E1D">
      <w:pPr>
        <w:pStyle w:val="Normal0"/>
        <w:spacing w:after="120"/>
        <w:rPr>
          <w:b/>
          <w:sz w:val="52"/>
        </w:rPr>
      </w:pPr>
    </w:p>
    <w:p w14:paraId="15CDCE1B" w14:textId="4B450D5E" w:rsidR="00AB7E1D" w:rsidRDefault="0053064C">
      <w:pPr>
        <w:pStyle w:val="Normal0"/>
        <w:spacing w:after="120"/>
        <w:jc w:val="center"/>
        <w:rPr>
          <w:sz w:val="44"/>
          <w:lang w:eastAsia="zh-CN"/>
        </w:rPr>
      </w:pPr>
      <w:r>
        <w:rPr>
          <w:rFonts w:hint="eastAsia"/>
          <w:sz w:val="44"/>
          <w:lang w:eastAsia="zh-CN"/>
        </w:rPr>
        <w:t>VideoSite</w:t>
      </w:r>
      <w:r>
        <w:rPr>
          <w:rFonts w:hint="eastAsia"/>
          <w:sz w:val="44"/>
          <w:lang w:eastAsia="zh-CN"/>
        </w:rPr>
        <w:t>视频网站</w:t>
      </w:r>
    </w:p>
    <w:p w14:paraId="136892BD" w14:textId="77777777" w:rsidR="00AB7E1D" w:rsidRDefault="00AB7E1D">
      <w:pPr>
        <w:pStyle w:val="Normal0"/>
        <w:spacing w:after="120"/>
        <w:jc w:val="center"/>
        <w:rPr>
          <w:sz w:val="28"/>
          <w:lang w:eastAsia="zh-CN"/>
        </w:rPr>
      </w:pPr>
    </w:p>
    <w:p w14:paraId="2DD22797" w14:textId="77777777" w:rsidR="00AB7E1D" w:rsidRDefault="00AB7E1D">
      <w:pPr>
        <w:pStyle w:val="Normal0"/>
        <w:spacing w:after="120"/>
        <w:jc w:val="center"/>
        <w:rPr>
          <w:sz w:val="44"/>
          <w:lang w:eastAsia="zh-CN"/>
        </w:rPr>
      </w:pPr>
      <w:r>
        <w:rPr>
          <w:rFonts w:hint="eastAsia"/>
          <w:sz w:val="44"/>
          <w:lang w:eastAsia="zh-CN"/>
        </w:rPr>
        <w:t>模块设计报告</w:t>
      </w:r>
    </w:p>
    <w:p w14:paraId="724597E8" w14:textId="77777777" w:rsidR="00AB7E1D" w:rsidRDefault="00AB7E1D"/>
    <w:p w14:paraId="72E18721" w14:textId="77777777" w:rsidR="00AB7E1D" w:rsidRDefault="00AB7E1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84"/>
        <w:gridCol w:w="1344"/>
        <w:gridCol w:w="4692"/>
      </w:tblGrid>
      <w:tr w:rsidR="00AB7E1D" w14:paraId="7452C1DB" w14:textId="77777777">
        <w:trPr>
          <w:cantSplit/>
          <w:trHeight w:val="319"/>
        </w:trPr>
        <w:tc>
          <w:tcPr>
            <w:tcW w:w="2684" w:type="dxa"/>
            <w:vMerge w:val="restart"/>
          </w:tcPr>
          <w:p w14:paraId="5109F3E6" w14:textId="77777777" w:rsidR="00AB7E1D" w:rsidRDefault="00AB7E1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文件状态：</w:t>
            </w:r>
          </w:p>
          <w:p w14:paraId="05DEA296" w14:textId="77777777" w:rsidR="00AB7E1D" w:rsidRDefault="00AB7E1D">
            <w:pPr>
              <w:ind w:firstLineChars="100" w:firstLine="224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[√] 草稿</w:t>
            </w:r>
          </w:p>
          <w:p w14:paraId="49101AC6" w14:textId="77777777" w:rsidR="00AB7E1D" w:rsidRDefault="00AB7E1D">
            <w:pPr>
              <w:ind w:firstLineChars="100" w:firstLine="224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[  ] 正式发布</w:t>
            </w:r>
          </w:p>
          <w:p w14:paraId="09E0064F" w14:textId="77777777" w:rsidR="00AB7E1D" w:rsidRDefault="00AB7E1D">
            <w:pPr>
              <w:ind w:firstLineChars="100" w:firstLine="224"/>
            </w:pPr>
            <w:r>
              <w:rPr>
                <w:rFonts w:ascii="宋体" w:hAnsi="宋体" w:hint="eastAsia"/>
              </w:rPr>
              <w:t>[  ]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正在修改</w:t>
            </w:r>
          </w:p>
        </w:tc>
        <w:tc>
          <w:tcPr>
            <w:tcW w:w="1344" w:type="dxa"/>
            <w:shd w:val="clear" w:color="auto" w:fill="D9D9D9"/>
          </w:tcPr>
          <w:p w14:paraId="725EB925" w14:textId="77777777" w:rsidR="00AB7E1D" w:rsidRDefault="00AB7E1D">
            <w:r>
              <w:rPr>
                <w:rFonts w:hint="eastAsia"/>
              </w:rPr>
              <w:t>文件标识：</w:t>
            </w:r>
          </w:p>
        </w:tc>
        <w:tc>
          <w:tcPr>
            <w:tcW w:w="4692" w:type="dxa"/>
          </w:tcPr>
          <w:p w14:paraId="36F1C657" w14:textId="31608CDF" w:rsidR="00AB7E1D" w:rsidRDefault="00221ED3">
            <w:r>
              <w:t>PERSON</w:t>
            </w:r>
            <w:r w:rsidR="00AB7E1D"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videosite</w:t>
            </w:r>
            <w:proofErr w:type="spellEnd"/>
            <w:r w:rsidR="00AB7E1D">
              <w:rPr>
                <w:rFonts w:hint="eastAsia"/>
              </w:rPr>
              <w:t>-SD-MODULE</w:t>
            </w:r>
          </w:p>
        </w:tc>
      </w:tr>
      <w:tr w:rsidR="00AB7E1D" w14:paraId="7B5401CC" w14:textId="77777777">
        <w:trPr>
          <w:cantSplit/>
          <w:trHeight w:val="319"/>
        </w:trPr>
        <w:tc>
          <w:tcPr>
            <w:tcW w:w="2684" w:type="dxa"/>
            <w:vMerge/>
          </w:tcPr>
          <w:p w14:paraId="25E3EEFD" w14:textId="77777777" w:rsidR="00AB7E1D" w:rsidRDefault="00AB7E1D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34542046" w14:textId="77777777" w:rsidR="00AB7E1D" w:rsidRDefault="00AB7E1D">
            <w:r>
              <w:rPr>
                <w:rFonts w:hint="eastAsia"/>
              </w:rPr>
              <w:t>当前版本：</w:t>
            </w:r>
          </w:p>
        </w:tc>
        <w:tc>
          <w:tcPr>
            <w:tcW w:w="4692" w:type="dxa"/>
          </w:tcPr>
          <w:p w14:paraId="1A66F865" w14:textId="54B15406" w:rsidR="00AB7E1D" w:rsidRDefault="004956B4">
            <w:r>
              <w:t>0</w:t>
            </w:r>
            <w:r w:rsidR="00AB7E1D">
              <w:rPr>
                <w:rFonts w:hint="eastAsia"/>
              </w:rPr>
              <w:t>.</w:t>
            </w:r>
            <w:r>
              <w:t>1</w:t>
            </w:r>
          </w:p>
        </w:tc>
      </w:tr>
      <w:tr w:rsidR="00AB7E1D" w14:paraId="4029777B" w14:textId="77777777">
        <w:trPr>
          <w:cantSplit/>
        </w:trPr>
        <w:tc>
          <w:tcPr>
            <w:tcW w:w="2684" w:type="dxa"/>
            <w:vMerge/>
          </w:tcPr>
          <w:p w14:paraId="60D5D768" w14:textId="77777777" w:rsidR="00AB7E1D" w:rsidRDefault="00AB7E1D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06B5AAFE" w14:textId="77777777" w:rsidR="00AB7E1D" w:rsidRDefault="00AB7E1D">
            <w:r>
              <w:rPr>
                <w:rFonts w:hint="eastAsia"/>
              </w:rPr>
              <w:t>作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者：</w:t>
            </w:r>
          </w:p>
        </w:tc>
        <w:tc>
          <w:tcPr>
            <w:tcW w:w="4692" w:type="dxa"/>
          </w:tcPr>
          <w:p w14:paraId="026D8F92" w14:textId="1D379B2A" w:rsidR="00AB7E1D" w:rsidRDefault="004956B4">
            <w:r>
              <w:rPr>
                <w:rFonts w:hint="eastAsia"/>
              </w:rPr>
              <w:t>张维</w:t>
            </w:r>
            <w:proofErr w:type="gramStart"/>
            <w:r>
              <w:rPr>
                <w:rFonts w:hint="eastAsia"/>
              </w:rPr>
              <w:t>维</w:t>
            </w:r>
            <w:proofErr w:type="gramEnd"/>
          </w:p>
        </w:tc>
      </w:tr>
      <w:tr w:rsidR="00AB7E1D" w14:paraId="7E3F00EE" w14:textId="77777777">
        <w:trPr>
          <w:cantSplit/>
          <w:trHeight w:val="360"/>
        </w:trPr>
        <w:tc>
          <w:tcPr>
            <w:tcW w:w="2684" w:type="dxa"/>
            <w:vMerge/>
          </w:tcPr>
          <w:p w14:paraId="11D9804E" w14:textId="77777777" w:rsidR="00AB7E1D" w:rsidRDefault="00AB7E1D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601BF9EA" w14:textId="77777777" w:rsidR="00AB7E1D" w:rsidRDefault="00AB7E1D">
            <w:r>
              <w:rPr>
                <w:rFonts w:hint="eastAsia"/>
              </w:rPr>
              <w:t>完成日期：</w:t>
            </w:r>
          </w:p>
        </w:tc>
        <w:tc>
          <w:tcPr>
            <w:tcW w:w="4692" w:type="dxa"/>
          </w:tcPr>
          <w:p w14:paraId="2C4F6E16" w14:textId="61B2859C" w:rsidR="00AB7E1D" w:rsidRDefault="00C87B45">
            <w:r>
              <w:t>2023</w:t>
            </w:r>
            <w:r w:rsidR="00AB7E1D">
              <w:rPr>
                <w:rFonts w:hint="eastAsia"/>
              </w:rPr>
              <w:t>-</w:t>
            </w:r>
            <w:r w:rsidR="00061C6E">
              <w:t>10</w:t>
            </w:r>
            <w:r w:rsidR="00AB7E1D">
              <w:rPr>
                <w:rFonts w:hint="eastAsia"/>
              </w:rPr>
              <w:t>-</w:t>
            </w:r>
            <w:r w:rsidR="00061C6E">
              <w:t>1</w:t>
            </w:r>
            <w:r w:rsidR="00A76533">
              <w:t>3</w:t>
            </w:r>
          </w:p>
        </w:tc>
      </w:tr>
      <w:tr w:rsidR="00AB7E1D" w14:paraId="15E51F04" w14:textId="77777777">
        <w:trPr>
          <w:cantSplit/>
          <w:trHeight w:val="315"/>
        </w:trPr>
        <w:tc>
          <w:tcPr>
            <w:tcW w:w="2684" w:type="dxa"/>
            <w:vMerge/>
          </w:tcPr>
          <w:p w14:paraId="52139A7A" w14:textId="77777777" w:rsidR="00AB7E1D" w:rsidRDefault="00AB7E1D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551A2970" w14:textId="77777777" w:rsidR="00AB7E1D" w:rsidRDefault="00AB7E1D">
            <w:r>
              <w:rPr>
                <w:rFonts w:hint="eastAsia"/>
              </w:rPr>
              <w:t>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人：</w:t>
            </w:r>
          </w:p>
        </w:tc>
        <w:tc>
          <w:tcPr>
            <w:tcW w:w="4692" w:type="dxa"/>
          </w:tcPr>
          <w:p w14:paraId="67B495D6" w14:textId="77777777" w:rsidR="00AB7E1D" w:rsidRDefault="00AB7E1D"/>
        </w:tc>
      </w:tr>
    </w:tbl>
    <w:p w14:paraId="11E3A1FD" w14:textId="77777777" w:rsidR="00AB7E1D" w:rsidRDefault="00000000">
      <w:r>
        <w:rPr>
          <w:noProof/>
          <w:sz w:val="20"/>
        </w:rPr>
        <w:pict w14:anchorId="6A1A938D">
          <v:shapetype id="_x0000_t202" coordsize="21600,21600" o:spt="202" path="m,l,21600r21600,l21600,xe">
            <v:stroke joinstyle="miter"/>
            <v:path gradientshapeok="t" o:connecttype="rect"/>
          </v:shapetype>
          <v:shape id="_x0000_s2439" type="#_x0000_t202" style="position:absolute;left:0;text-align:left;margin-left:5.6pt;margin-top:648.4pt;width:414.4pt;height:78.75pt;z-index:1;mso-position-horizontal-relative:text;mso-position-vertical-relative:page" filled="f">
            <v:stroke dashstyle="1 1" endcap="round"/>
            <v:textbox style="mso-next-textbox:#_x0000_s2439">
              <w:txbxContent>
                <w:p w14:paraId="7E233D4B" w14:textId="13647D29" w:rsidR="00AB7E1D" w:rsidRDefault="00AB7E1D">
                  <w:pPr>
                    <w:ind w:firstLine="422"/>
                    <w:jc w:val="center"/>
                    <w:rPr>
                      <w:b/>
                    </w:rPr>
                  </w:pPr>
                </w:p>
                <w:p w14:paraId="28F36673" w14:textId="77777777" w:rsidR="00AB7E1D" w:rsidRDefault="00AB7E1D">
                  <w:pPr>
                    <w:ind w:firstLine="422"/>
                    <w:jc w:val="center"/>
                    <w:rPr>
                      <w:b/>
                    </w:rPr>
                  </w:pPr>
                </w:p>
                <w:p w14:paraId="1CAE1B87" w14:textId="5996284E" w:rsidR="00AB7E1D" w:rsidRDefault="00AB7E1D">
                  <w:pPr>
                    <w:ind w:firstLine="420"/>
                    <w:jc w:val="center"/>
                  </w:pPr>
                  <w:r>
                    <w:rPr>
                      <w:rFonts w:hint="eastAsia"/>
                    </w:rPr>
                    <w:t>F</w:t>
                  </w:r>
                  <w:r>
                    <w:t>ax</w:t>
                  </w:r>
                  <w:r>
                    <w:rPr>
                      <w:rFonts w:hint="eastAsia"/>
                    </w:rPr>
                    <w:t>:</w:t>
                  </w:r>
                </w:p>
                <w:p w14:paraId="5E62C409" w14:textId="1886F410" w:rsidR="00AB7E1D" w:rsidRDefault="00AB7E1D">
                  <w:pPr>
                    <w:ind w:firstLineChars="1496" w:firstLine="3348"/>
                  </w:pPr>
                  <w:r>
                    <w:t>Tel:</w:t>
                  </w:r>
                  <w:r>
                    <w:rPr>
                      <w:rFonts w:hint="eastAsia"/>
                    </w:rPr>
                    <w:t xml:space="preserve"> </w:t>
                  </w:r>
                  <w:r w:rsidR="00F6732F">
                    <w:t>135-2030-2847</w:t>
                  </w:r>
                </w:p>
                <w:p w14:paraId="0E077DBE" w14:textId="77777777" w:rsidR="00AB7E1D" w:rsidRDefault="00AB7E1D"/>
              </w:txbxContent>
            </v:textbox>
            <w10:wrap anchory="page"/>
          </v:shape>
        </w:pict>
      </w:r>
    </w:p>
    <w:p w14:paraId="64CA2FF7" w14:textId="77777777" w:rsidR="00AB7E1D" w:rsidRDefault="00AB7E1D">
      <w:pPr>
        <w:pageBreakBefore/>
        <w:jc w:val="center"/>
        <w:rPr>
          <w:sz w:val="28"/>
        </w:rPr>
      </w:pPr>
      <w:r>
        <w:rPr>
          <w:rFonts w:hint="eastAsia"/>
          <w:sz w:val="28"/>
        </w:rPr>
        <w:lastRenderedPageBreak/>
        <w:t>版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本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历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史</w:t>
      </w:r>
    </w:p>
    <w:p w14:paraId="3B9EF464" w14:textId="77777777" w:rsidR="00AB7E1D" w:rsidRDefault="00AB7E1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76"/>
        <w:gridCol w:w="1008"/>
        <w:gridCol w:w="1232"/>
        <w:gridCol w:w="1568"/>
        <w:gridCol w:w="3236"/>
      </w:tblGrid>
      <w:tr w:rsidR="00AB7E1D" w14:paraId="7AD12E1E" w14:textId="77777777">
        <w:tc>
          <w:tcPr>
            <w:tcW w:w="1676" w:type="dxa"/>
          </w:tcPr>
          <w:p w14:paraId="5C127C1D" w14:textId="77777777" w:rsidR="00AB7E1D" w:rsidRDefault="00AB7E1D">
            <w:pPr>
              <w:jc w:val="center"/>
            </w:pPr>
            <w:r>
              <w:rPr>
                <w:rFonts w:hint="eastAsia"/>
              </w:rPr>
              <w:t>版本</w:t>
            </w:r>
            <w:r>
              <w:t>/</w:t>
            </w:r>
            <w:r>
              <w:rPr>
                <w:rFonts w:hint="eastAsia"/>
              </w:rPr>
              <w:t>状态</w:t>
            </w:r>
          </w:p>
        </w:tc>
        <w:tc>
          <w:tcPr>
            <w:tcW w:w="1008" w:type="dxa"/>
          </w:tcPr>
          <w:p w14:paraId="4C3051EE" w14:textId="77777777" w:rsidR="00AB7E1D" w:rsidRDefault="00AB7E1D">
            <w:pPr>
              <w:jc w:val="center"/>
            </w:pPr>
            <w:r>
              <w:rPr>
                <w:rFonts w:hint="eastAsia"/>
              </w:rPr>
              <w:t>作者</w:t>
            </w:r>
          </w:p>
        </w:tc>
        <w:tc>
          <w:tcPr>
            <w:tcW w:w="1232" w:type="dxa"/>
          </w:tcPr>
          <w:p w14:paraId="74C3F8CA" w14:textId="77777777" w:rsidR="00AB7E1D" w:rsidRDefault="00AB7E1D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1568" w:type="dxa"/>
          </w:tcPr>
          <w:p w14:paraId="1D2C5BB7" w14:textId="77777777" w:rsidR="00AB7E1D" w:rsidRDefault="00AB7E1D">
            <w:pPr>
              <w:jc w:val="center"/>
            </w:pPr>
            <w:r>
              <w:rPr>
                <w:rFonts w:hint="eastAsia"/>
              </w:rPr>
              <w:t>起止日期</w:t>
            </w:r>
          </w:p>
        </w:tc>
        <w:tc>
          <w:tcPr>
            <w:tcW w:w="3236" w:type="dxa"/>
          </w:tcPr>
          <w:p w14:paraId="49C7388C" w14:textId="77777777" w:rsidR="00AB7E1D" w:rsidRDefault="00AB7E1D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AB7E1D" w14:paraId="58F42D89" w14:textId="77777777">
        <w:tc>
          <w:tcPr>
            <w:tcW w:w="1676" w:type="dxa"/>
          </w:tcPr>
          <w:p w14:paraId="45E33E3E" w14:textId="18709548" w:rsidR="00AB7E1D" w:rsidRDefault="007903C8">
            <w:r>
              <w:rPr>
                <w:rFonts w:hint="eastAsia"/>
              </w:rPr>
              <w:t>0</w:t>
            </w:r>
            <w:r>
              <w:t>.1</w:t>
            </w:r>
          </w:p>
          <w:p w14:paraId="39D7A86A" w14:textId="77777777" w:rsidR="00AB7E1D" w:rsidRDefault="00AB7E1D"/>
        </w:tc>
        <w:tc>
          <w:tcPr>
            <w:tcW w:w="1008" w:type="dxa"/>
          </w:tcPr>
          <w:p w14:paraId="2164C6D2" w14:textId="3EECB043" w:rsidR="00AB7E1D" w:rsidRDefault="007903C8">
            <w:r>
              <w:rPr>
                <w:rFonts w:hint="eastAsia"/>
              </w:rPr>
              <w:t>张维</w:t>
            </w:r>
            <w:proofErr w:type="gramStart"/>
            <w:r>
              <w:rPr>
                <w:rFonts w:hint="eastAsia"/>
              </w:rPr>
              <w:t>维</w:t>
            </w:r>
            <w:proofErr w:type="gramEnd"/>
          </w:p>
        </w:tc>
        <w:tc>
          <w:tcPr>
            <w:tcW w:w="1232" w:type="dxa"/>
          </w:tcPr>
          <w:p w14:paraId="322C37BD" w14:textId="77777777" w:rsidR="00AB7E1D" w:rsidRDefault="00AB7E1D"/>
        </w:tc>
        <w:tc>
          <w:tcPr>
            <w:tcW w:w="1568" w:type="dxa"/>
          </w:tcPr>
          <w:p w14:paraId="5A808AD6" w14:textId="77777777" w:rsidR="00AB7E1D" w:rsidRDefault="00E871BA">
            <w:r>
              <w:t>2023/10/12</w:t>
            </w:r>
            <w:r>
              <w:rPr>
                <w:rFonts w:hint="eastAsia"/>
              </w:rPr>
              <w:t>至</w:t>
            </w:r>
          </w:p>
          <w:p w14:paraId="65631225" w14:textId="0C912E74" w:rsidR="00E871BA" w:rsidRDefault="00E871BA">
            <w:r>
              <w:t>2023/10/1</w:t>
            </w:r>
            <w:r w:rsidR="00644A79">
              <w:t>3</w:t>
            </w:r>
          </w:p>
        </w:tc>
        <w:tc>
          <w:tcPr>
            <w:tcW w:w="3236" w:type="dxa"/>
          </w:tcPr>
          <w:p w14:paraId="24BBF008" w14:textId="77777777" w:rsidR="00AB7E1D" w:rsidRDefault="00AB7E1D"/>
        </w:tc>
      </w:tr>
      <w:tr w:rsidR="00AB7E1D" w14:paraId="75C9FAD5" w14:textId="77777777">
        <w:tc>
          <w:tcPr>
            <w:tcW w:w="1676" w:type="dxa"/>
          </w:tcPr>
          <w:p w14:paraId="2A83B750" w14:textId="77777777" w:rsidR="00AB7E1D" w:rsidRDefault="00AB7E1D"/>
          <w:p w14:paraId="1A1C4A09" w14:textId="77777777" w:rsidR="00AB7E1D" w:rsidRDefault="00AB7E1D"/>
        </w:tc>
        <w:tc>
          <w:tcPr>
            <w:tcW w:w="1008" w:type="dxa"/>
          </w:tcPr>
          <w:p w14:paraId="4A510A2B" w14:textId="77777777" w:rsidR="00AB7E1D" w:rsidRDefault="00AB7E1D"/>
        </w:tc>
        <w:tc>
          <w:tcPr>
            <w:tcW w:w="1232" w:type="dxa"/>
          </w:tcPr>
          <w:p w14:paraId="21FFF7BA" w14:textId="77777777" w:rsidR="00AB7E1D" w:rsidRDefault="00AB7E1D"/>
        </w:tc>
        <w:tc>
          <w:tcPr>
            <w:tcW w:w="1568" w:type="dxa"/>
          </w:tcPr>
          <w:p w14:paraId="73CF67D2" w14:textId="77777777" w:rsidR="00AB7E1D" w:rsidRDefault="00AB7E1D"/>
        </w:tc>
        <w:tc>
          <w:tcPr>
            <w:tcW w:w="3236" w:type="dxa"/>
          </w:tcPr>
          <w:p w14:paraId="76CEC78A" w14:textId="77777777" w:rsidR="00AB7E1D" w:rsidRDefault="00AB7E1D"/>
        </w:tc>
      </w:tr>
      <w:tr w:rsidR="00AB7E1D" w14:paraId="6927B0FB" w14:textId="77777777">
        <w:tc>
          <w:tcPr>
            <w:tcW w:w="1676" w:type="dxa"/>
          </w:tcPr>
          <w:p w14:paraId="60A8A767" w14:textId="77777777" w:rsidR="00AB7E1D" w:rsidRDefault="00AB7E1D"/>
          <w:p w14:paraId="412AF528" w14:textId="77777777" w:rsidR="00AB7E1D" w:rsidRDefault="00AB7E1D"/>
        </w:tc>
        <w:tc>
          <w:tcPr>
            <w:tcW w:w="1008" w:type="dxa"/>
          </w:tcPr>
          <w:p w14:paraId="280BD819" w14:textId="77777777" w:rsidR="00AB7E1D" w:rsidRDefault="00AB7E1D"/>
        </w:tc>
        <w:tc>
          <w:tcPr>
            <w:tcW w:w="1232" w:type="dxa"/>
          </w:tcPr>
          <w:p w14:paraId="696E0561" w14:textId="77777777" w:rsidR="00AB7E1D" w:rsidRDefault="00AB7E1D"/>
        </w:tc>
        <w:tc>
          <w:tcPr>
            <w:tcW w:w="1568" w:type="dxa"/>
          </w:tcPr>
          <w:p w14:paraId="3CD15353" w14:textId="77777777" w:rsidR="00AB7E1D" w:rsidRDefault="00AB7E1D"/>
        </w:tc>
        <w:tc>
          <w:tcPr>
            <w:tcW w:w="3236" w:type="dxa"/>
          </w:tcPr>
          <w:p w14:paraId="45765F02" w14:textId="77777777" w:rsidR="00AB7E1D" w:rsidRDefault="00AB7E1D"/>
        </w:tc>
      </w:tr>
    </w:tbl>
    <w:p w14:paraId="32BD848C" w14:textId="77777777" w:rsidR="00AB7E1D" w:rsidRDefault="00AB7E1D"/>
    <w:p w14:paraId="2B92AFE6" w14:textId="77777777" w:rsidR="00AB7E1D" w:rsidRDefault="00AB7E1D">
      <w:pPr>
        <w:jc w:val="center"/>
        <w:rPr>
          <w:sz w:val="28"/>
        </w:rPr>
      </w:pPr>
    </w:p>
    <w:p w14:paraId="3572D782" w14:textId="77777777" w:rsidR="00AB7E1D" w:rsidRDefault="00AB7E1D"/>
    <w:p w14:paraId="11C25E9C" w14:textId="77777777" w:rsidR="00AB7E1D" w:rsidRDefault="00AB7E1D"/>
    <w:p w14:paraId="68B44BFA" w14:textId="77777777" w:rsidR="00AB7E1D" w:rsidRDefault="00AB7E1D">
      <w:pPr>
        <w:pageBreakBefore/>
        <w:jc w:val="center"/>
        <w:rPr>
          <w:rFonts w:ascii="Times" w:hAnsi="Times"/>
          <w:shadow/>
          <w:sz w:val="32"/>
          <w:bdr w:val="single" w:sz="4" w:space="0" w:color="auto"/>
        </w:rPr>
      </w:pPr>
      <w:r>
        <w:rPr>
          <w:rFonts w:ascii="Times" w:hAnsi="Times" w:hint="eastAsia"/>
          <w:shadow/>
          <w:sz w:val="32"/>
        </w:rPr>
        <w:lastRenderedPageBreak/>
        <w:t xml:space="preserve"> </w:t>
      </w:r>
      <w:r>
        <w:rPr>
          <w:rFonts w:ascii="Times" w:hAnsi="Times" w:hint="eastAsia"/>
          <w:shadow/>
          <w:sz w:val="32"/>
        </w:rPr>
        <w:t>目</w:t>
      </w:r>
      <w:r>
        <w:rPr>
          <w:rFonts w:ascii="Times" w:hAnsi="Times" w:hint="eastAsia"/>
          <w:shadow/>
          <w:sz w:val="32"/>
        </w:rPr>
        <w:t xml:space="preserve"> </w:t>
      </w:r>
      <w:r>
        <w:rPr>
          <w:rFonts w:ascii="Times" w:hAnsi="Times" w:hint="eastAsia"/>
          <w:shadow/>
          <w:sz w:val="32"/>
        </w:rPr>
        <w:t>录</w:t>
      </w:r>
      <w:r>
        <w:rPr>
          <w:rFonts w:ascii="Times" w:hAnsi="Times" w:hint="eastAsia"/>
          <w:shadow/>
          <w:sz w:val="32"/>
        </w:rPr>
        <w:t xml:space="preserve"> </w:t>
      </w:r>
    </w:p>
    <w:p w14:paraId="687A250E" w14:textId="3EDF7156" w:rsidR="00FC67F6" w:rsidRDefault="00AB7E1D">
      <w:pPr>
        <w:pStyle w:val="TOC1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148104367" w:history="1">
        <w:r w:rsidR="00FC67F6" w:rsidRPr="00FE4413">
          <w:rPr>
            <w:rStyle w:val="a6"/>
            <w:noProof/>
          </w:rPr>
          <w:t xml:space="preserve">0. </w:t>
        </w:r>
        <w:r w:rsidR="00FC67F6" w:rsidRPr="00FE4413">
          <w:rPr>
            <w:rStyle w:val="a6"/>
            <w:noProof/>
          </w:rPr>
          <w:t>文档介绍</w:t>
        </w:r>
        <w:r w:rsidR="00FC67F6">
          <w:rPr>
            <w:noProof/>
            <w:webHidden/>
          </w:rPr>
          <w:tab/>
        </w:r>
        <w:r w:rsidR="00FC67F6">
          <w:rPr>
            <w:noProof/>
            <w:webHidden/>
          </w:rPr>
          <w:fldChar w:fldCharType="begin"/>
        </w:r>
        <w:r w:rsidR="00FC67F6">
          <w:rPr>
            <w:noProof/>
            <w:webHidden/>
          </w:rPr>
          <w:instrText xml:space="preserve"> PAGEREF _Toc148104367 \h </w:instrText>
        </w:r>
        <w:r w:rsidR="00FC67F6">
          <w:rPr>
            <w:noProof/>
            <w:webHidden/>
          </w:rPr>
        </w:r>
        <w:r w:rsidR="00FC67F6">
          <w:rPr>
            <w:noProof/>
            <w:webHidden/>
          </w:rPr>
          <w:fldChar w:fldCharType="separate"/>
        </w:r>
        <w:r w:rsidR="00FC67F6">
          <w:rPr>
            <w:noProof/>
            <w:webHidden/>
          </w:rPr>
          <w:t>4</w:t>
        </w:r>
        <w:r w:rsidR="00FC67F6">
          <w:rPr>
            <w:noProof/>
            <w:webHidden/>
          </w:rPr>
          <w:fldChar w:fldCharType="end"/>
        </w:r>
      </w:hyperlink>
    </w:p>
    <w:p w14:paraId="30EC8A5D" w14:textId="1A54F853" w:rsidR="00FC67F6" w:rsidRDefault="00FC67F6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68" w:history="1">
        <w:r w:rsidRPr="00FE4413">
          <w:rPr>
            <w:rStyle w:val="a6"/>
            <w:noProof/>
          </w:rPr>
          <w:t xml:space="preserve">0.1 </w:t>
        </w:r>
        <w:r w:rsidRPr="00FE4413">
          <w:rPr>
            <w:rStyle w:val="a6"/>
            <w:noProof/>
          </w:rPr>
          <w:t>文档目的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_Toc148104368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D84EA6C" w14:textId="42DC9602" w:rsidR="00FC67F6" w:rsidRDefault="00FC67F6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69" w:history="1">
        <w:r w:rsidRPr="00FE4413">
          <w:rPr>
            <w:rStyle w:val="a6"/>
            <w:noProof/>
          </w:rPr>
          <w:t xml:space="preserve">0.2 </w:t>
        </w:r>
        <w:r w:rsidRPr="00FE4413">
          <w:rPr>
            <w:rStyle w:val="a6"/>
            <w:noProof/>
          </w:rPr>
          <w:t>文档范围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_Toc148104369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F222CDD" w14:textId="2523B046" w:rsidR="00FC67F6" w:rsidRDefault="00FC67F6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70" w:history="1">
        <w:r w:rsidRPr="00FE4413">
          <w:rPr>
            <w:rStyle w:val="a6"/>
            <w:noProof/>
          </w:rPr>
          <w:t xml:space="preserve">0.3 </w:t>
        </w:r>
        <w:r w:rsidRPr="00FE4413">
          <w:rPr>
            <w:rStyle w:val="a6"/>
            <w:noProof/>
          </w:rPr>
          <w:t>读者对象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_Toc148104370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D200F67" w14:textId="10F5F0BD" w:rsidR="00FC67F6" w:rsidRDefault="00FC67F6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71" w:history="1">
        <w:r w:rsidRPr="00FE4413">
          <w:rPr>
            <w:rStyle w:val="a6"/>
            <w:noProof/>
          </w:rPr>
          <w:t xml:space="preserve">0.4 </w:t>
        </w:r>
        <w:r w:rsidRPr="00FE4413">
          <w:rPr>
            <w:rStyle w:val="a6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_Toc148104371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1FB924D" w14:textId="46AB04C0" w:rsidR="00FC67F6" w:rsidRDefault="00FC67F6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72" w:history="1">
        <w:r w:rsidRPr="00FE4413">
          <w:rPr>
            <w:rStyle w:val="a6"/>
            <w:noProof/>
          </w:rPr>
          <w:t xml:space="preserve">0.5 </w:t>
        </w:r>
        <w:r w:rsidRPr="00FE4413">
          <w:rPr>
            <w:rStyle w:val="a6"/>
            <w:noProof/>
          </w:rPr>
          <w:t>术语与缩写解释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_Toc148104372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B284A12" w14:textId="4B662155" w:rsidR="00FC67F6" w:rsidRDefault="00FC67F6">
      <w:pPr>
        <w:pStyle w:val="TOC1"/>
        <w:tabs>
          <w:tab w:val="left" w:pos="420"/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48104373" w:history="1">
        <w:r w:rsidRPr="00FE4413">
          <w:rPr>
            <w:rStyle w:val="a6"/>
            <w:noProof/>
          </w:rPr>
          <w:t>1.</w:t>
        </w:r>
        <w:r>
          <w:rPr>
            <w:rFonts w:ascii="等线" w:eastAsia="等线" w:hAnsi="等线"/>
            <w:b w:val="0"/>
            <w:bCs w:val="0"/>
            <w:caps w:val="0"/>
            <w:noProof/>
            <w:szCs w:val="22"/>
          </w:rPr>
          <w:tab/>
        </w:r>
        <w:r w:rsidRPr="00FE4413">
          <w:rPr>
            <w:rStyle w:val="a6"/>
            <w:noProof/>
          </w:rPr>
          <w:t>应用平台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_Toc148104373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3AE73EC" w14:textId="58F96AD3" w:rsidR="00FC67F6" w:rsidRDefault="00FC67F6">
      <w:pPr>
        <w:pStyle w:val="TOC1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48104374" w:history="1">
        <w:r w:rsidRPr="00FE4413">
          <w:rPr>
            <w:rStyle w:val="a6"/>
            <w:noProof/>
          </w:rPr>
          <w:t xml:space="preserve">2. </w:t>
        </w:r>
        <w:r w:rsidRPr="00FE4413">
          <w:rPr>
            <w:rStyle w:val="a6"/>
            <w:noProof/>
          </w:rPr>
          <w:t>模块命名规则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_Toc148104374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A20757" w14:textId="4C341F55" w:rsidR="00FC67F6" w:rsidRDefault="00FC67F6">
      <w:pPr>
        <w:pStyle w:val="TOC1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48104375" w:history="1">
        <w:r w:rsidRPr="00FE4413">
          <w:rPr>
            <w:rStyle w:val="a6"/>
            <w:noProof/>
          </w:rPr>
          <w:t xml:space="preserve">3. </w:t>
        </w:r>
        <w:r w:rsidRPr="00FE4413">
          <w:rPr>
            <w:rStyle w:val="a6"/>
            <w:noProof/>
          </w:rPr>
          <w:t>模块汇总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_Toc148104375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1006FF2" w14:textId="7D73BDD6" w:rsidR="00FC67F6" w:rsidRDefault="00FC67F6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76" w:history="1">
        <w:r w:rsidRPr="00FE4413">
          <w:rPr>
            <w:rStyle w:val="a6"/>
            <w:noProof/>
          </w:rPr>
          <w:t xml:space="preserve">3.1 </w:t>
        </w:r>
        <w:r w:rsidRPr="00FE4413">
          <w:rPr>
            <w:rStyle w:val="a6"/>
            <w:noProof/>
          </w:rPr>
          <w:t>模块汇总表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_Toc148104376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D35A81" w14:textId="34886F1E" w:rsidR="00FC67F6" w:rsidRDefault="00FC67F6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77" w:history="1">
        <w:r w:rsidRPr="00FE4413">
          <w:rPr>
            <w:rStyle w:val="a6"/>
            <w:noProof/>
          </w:rPr>
          <w:t xml:space="preserve">3.2 </w:t>
        </w:r>
        <w:r w:rsidRPr="00FE4413">
          <w:rPr>
            <w:rStyle w:val="a6"/>
            <w:noProof/>
          </w:rPr>
          <w:t>模块关系图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_Toc148104377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43B433" w14:textId="0F003A1C" w:rsidR="00FC67F6" w:rsidRDefault="00FC67F6">
      <w:pPr>
        <w:pStyle w:val="TOC1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48104378" w:history="1">
        <w:r w:rsidRPr="00FE4413">
          <w:rPr>
            <w:rStyle w:val="a6"/>
            <w:noProof/>
          </w:rPr>
          <w:t>4. VideoSite</w:t>
        </w:r>
        <w:r w:rsidRPr="00FE4413">
          <w:rPr>
            <w:rStyle w:val="a6"/>
            <w:noProof/>
          </w:rPr>
          <w:t>视频网站系统的模块设计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_Toc148104378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364C362" w14:textId="100A7F63" w:rsidR="00FC67F6" w:rsidRDefault="00FC67F6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79" w:history="1">
        <w:r w:rsidRPr="00FE4413">
          <w:rPr>
            <w:rStyle w:val="a6"/>
            <w:noProof/>
          </w:rPr>
          <w:t xml:space="preserve">4.1 </w:t>
        </w:r>
        <w:r w:rsidRPr="00FE4413">
          <w:rPr>
            <w:rStyle w:val="a6"/>
            <w:noProof/>
          </w:rPr>
          <w:t>模块：</w:t>
        </w:r>
        <w:r w:rsidRPr="00FE4413">
          <w:rPr>
            <w:rStyle w:val="a6"/>
            <w:noProof/>
          </w:rPr>
          <w:t>videosite-api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_Toc148104379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BA8674C" w14:textId="592C0192" w:rsidR="00FC67F6" w:rsidRDefault="00FC67F6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80" w:history="1">
        <w:r w:rsidRPr="00FE4413">
          <w:rPr>
            <w:rStyle w:val="a6"/>
            <w:noProof/>
          </w:rPr>
          <w:t xml:space="preserve">4.2 </w:t>
        </w:r>
        <w:r w:rsidRPr="00FE4413">
          <w:rPr>
            <w:rStyle w:val="a6"/>
            <w:noProof/>
          </w:rPr>
          <w:t>模块：</w:t>
        </w:r>
        <w:r w:rsidRPr="00FE4413">
          <w:rPr>
            <w:rStyle w:val="a6"/>
            <w:noProof/>
          </w:rPr>
          <w:t>videosite-service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_Toc148104380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68FA4ED" w14:textId="0C371237" w:rsidR="00FC67F6" w:rsidRDefault="00FC67F6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81" w:history="1">
        <w:r w:rsidRPr="00FE4413">
          <w:rPr>
            <w:rStyle w:val="a6"/>
            <w:noProof/>
          </w:rPr>
          <w:t xml:space="preserve">4.3 </w:t>
        </w:r>
        <w:r w:rsidRPr="00FE4413">
          <w:rPr>
            <w:rStyle w:val="a6"/>
            <w:noProof/>
          </w:rPr>
          <w:t>模块：</w:t>
        </w:r>
        <w:r w:rsidRPr="00FE4413">
          <w:rPr>
            <w:rStyle w:val="a6"/>
            <w:noProof/>
          </w:rPr>
          <w:t>videosite-web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_Toc148104381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FB6FB87" w14:textId="44AF4310" w:rsidR="00FC67F6" w:rsidRDefault="00FC67F6">
      <w:pPr>
        <w:pStyle w:val="TOC1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48104382" w:history="1">
        <w:r w:rsidRPr="00FE4413">
          <w:rPr>
            <w:rStyle w:val="a6"/>
            <w:noProof/>
          </w:rPr>
          <w:t xml:space="preserve">5 </w:t>
        </w:r>
        <w:r w:rsidRPr="00FE4413">
          <w:rPr>
            <w:rStyle w:val="a6"/>
            <w:noProof/>
          </w:rPr>
          <w:t>页面表单设计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_Toc148104382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9DC454F" w14:textId="08A0AB82" w:rsidR="00FC67F6" w:rsidRDefault="00FC67F6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83" w:history="1">
        <w:r w:rsidRPr="00FE4413">
          <w:rPr>
            <w:rStyle w:val="a6"/>
            <w:noProof/>
          </w:rPr>
          <w:t xml:space="preserve">5.1 </w:t>
        </w:r>
        <w:r w:rsidRPr="00FE4413">
          <w:rPr>
            <w:rStyle w:val="a6"/>
            <w:noProof/>
          </w:rPr>
          <w:t>注册表单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_Toc148104383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25BA451" w14:textId="7FAFD6E2" w:rsidR="00FC67F6" w:rsidRDefault="00FC67F6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84" w:history="1">
        <w:r w:rsidRPr="00FE4413">
          <w:rPr>
            <w:rStyle w:val="a6"/>
            <w:noProof/>
          </w:rPr>
          <w:t xml:space="preserve">5.2 </w:t>
        </w:r>
        <w:r w:rsidRPr="00FE4413">
          <w:rPr>
            <w:rStyle w:val="a6"/>
            <w:noProof/>
          </w:rPr>
          <w:t>登录表单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_Toc148104384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0BB8F3F" w14:textId="368A3811" w:rsidR="00FC67F6" w:rsidRDefault="00FC67F6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85" w:history="1">
        <w:r w:rsidRPr="00FE4413">
          <w:rPr>
            <w:rStyle w:val="a6"/>
            <w:noProof/>
          </w:rPr>
          <w:t xml:space="preserve">5.3 </w:t>
        </w:r>
        <w:r w:rsidRPr="00FE4413">
          <w:rPr>
            <w:rStyle w:val="a6"/>
            <w:noProof/>
          </w:rPr>
          <w:t>添加视频类别表单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_Toc148104385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67312DE" w14:textId="21B728BB" w:rsidR="00FC67F6" w:rsidRDefault="00FC67F6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86" w:history="1">
        <w:r w:rsidRPr="00FE4413">
          <w:rPr>
            <w:rStyle w:val="a6"/>
            <w:noProof/>
          </w:rPr>
          <w:t xml:space="preserve">5.4 </w:t>
        </w:r>
        <w:r w:rsidRPr="00FE4413">
          <w:rPr>
            <w:rStyle w:val="a6"/>
            <w:noProof/>
          </w:rPr>
          <w:t>添加视频表单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_Toc148104386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7A7A437" w14:textId="161A31E1" w:rsidR="00FC67F6" w:rsidRDefault="00FC67F6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87" w:history="1">
        <w:r w:rsidRPr="00FE4413">
          <w:rPr>
            <w:rStyle w:val="a6"/>
            <w:noProof/>
          </w:rPr>
          <w:t xml:space="preserve">5.5 </w:t>
        </w:r>
        <w:r w:rsidRPr="00FE4413">
          <w:rPr>
            <w:rStyle w:val="a6"/>
            <w:noProof/>
          </w:rPr>
          <w:t>编辑视频表单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_Toc148104387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553C7EA" w14:textId="2B5EACC1" w:rsidR="00FC67F6" w:rsidRDefault="00FC67F6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88" w:history="1">
        <w:r w:rsidRPr="00FE4413">
          <w:rPr>
            <w:rStyle w:val="a6"/>
            <w:noProof/>
          </w:rPr>
          <w:t xml:space="preserve">5.6 </w:t>
        </w:r>
        <w:r w:rsidRPr="00FE4413">
          <w:rPr>
            <w:rStyle w:val="a6"/>
            <w:noProof/>
          </w:rPr>
          <w:t>审核视频表单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_Toc148104388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A29589D" w14:textId="0B4FB4D7" w:rsidR="00FC67F6" w:rsidRDefault="00FC67F6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89" w:history="1">
        <w:r w:rsidRPr="00FE4413">
          <w:rPr>
            <w:rStyle w:val="a6"/>
            <w:noProof/>
          </w:rPr>
          <w:t xml:space="preserve">5.7 </w:t>
        </w:r>
        <w:r w:rsidRPr="00FE4413">
          <w:rPr>
            <w:rStyle w:val="a6"/>
            <w:noProof/>
          </w:rPr>
          <w:t>评论视频表单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_Toc148104389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F395B93" w14:textId="1947798E" w:rsidR="00FC67F6" w:rsidRDefault="00FC67F6">
      <w:pPr>
        <w:pStyle w:val="TOC1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48104390" w:history="1">
        <w:r w:rsidRPr="00FE4413">
          <w:rPr>
            <w:rStyle w:val="a6"/>
            <w:noProof/>
          </w:rPr>
          <w:t xml:space="preserve">6. </w:t>
        </w:r>
        <w:r w:rsidRPr="00FE4413">
          <w:rPr>
            <w:rStyle w:val="a6"/>
            <w:noProof/>
          </w:rPr>
          <w:t>数据库表设计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_Toc148104390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67AD665" w14:textId="569DEAD6" w:rsidR="00FC67F6" w:rsidRDefault="00FC67F6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91" w:history="1">
        <w:r w:rsidRPr="00FE4413">
          <w:rPr>
            <w:rStyle w:val="a6"/>
            <w:noProof/>
          </w:rPr>
          <w:t xml:space="preserve">6.1 </w:t>
        </w:r>
        <w:r w:rsidRPr="00FE4413">
          <w:rPr>
            <w:rStyle w:val="a6"/>
            <w:noProof/>
          </w:rPr>
          <w:t>用户表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_Toc148104391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17F98D0" w14:textId="2E3CC1C5" w:rsidR="00FC67F6" w:rsidRDefault="00FC67F6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92" w:history="1">
        <w:r w:rsidRPr="00FE4413">
          <w:rPr>
            <w:rStyle w:val="a6"/>
            <w:noProof/>
          </w:rPr>
          <w:t xml:space="preserve">6.2 </w:t>
        </w:r>
        <w:r w:rsidRPr="00FE4413">
          <w:rPr>
            <w:rStyle w:val="a6"/>
            <w:noProof/>
          </w:rPr>
          <w:t>视频类别表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_Toc148104392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7163F47" w14:textId="45A4336F" w:rsidR="00FC67F6" w:rsidRDefault="00FC67F6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93" w:history="1">
        <w:r w:rsidRPr="00FE4413">
          <w:rPr>
            <w:rStyle w:val="a6"/>
            <w:noProof/>
          </w:rPr>
          <w:t xml:space="preserve">6.3 </w:t>
        </w:r>
        <w:r w:rsidRPr="00FE4413">
          <w:rPr>
            <w:rStyle w:val="a6"/>
            <w:noProof/>
          </w:rPr>
          <w:t>视频表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_Toc148104393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B8646DC" w14:textId="28F2AA54" w:rsidR="00FC67F6" w:rsidRDefault="00FC67F6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94" w:history="1">
        <w:r w:rsidRPr="00FE4413">
          <w:rPr>
            <w:rStyle w:val="a6"/>
            <w:noProof/>
          </w:rPr>
          <w:t xml:space="preserve">6.4 </w:t>
        </w:r>
        <w:r w:rsidRPr="00FE4413">
          <w:rPr>
            <w:rStyle w:val="a6"/>
            <w:noProof/>
          </w:rPr>
          <w:t>视频评论表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_Toc148104394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9592504" w14:textId="7DC8D5AF" w:rsidR="00FC67F6" w:rsidRDefault="00FC67F6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104395" w:history="1">
        <w:r w:rsidRPr="00FE4413">
          <w:rPr>
            <w:rStyle w:val="a6"/>
            <w:noProof/>
          </w:rPr>
          <w:t>6.5 ER</w:t>
        </w:r>
        <w:r w:rsidRPr="00FE4413">
          <w:rPr>
            <w:rStyle w:val="a6"/>
            <w:noProof/>
          </w:rPr>
          <w:t>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_Toc148104395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569DB89" w14:textId="3BEDBBAE" w:rsidR="00AB7E1D" w:rsidRDefault="00AB7E1D">
      <w:pPr>
        <w:pStyle w:val="1"/>
        <w:spacing w:before="175" w:after="175"/>
      </w:pPr>
      <w:r>
        <w:fldChar w:fldCharType="end"/>
      </w:r>
      <w:r>
        <w:br w:type="page"/>
      </w:r>
      <w:bookmarkStart w:id="0" w:name="_Toc15898327"/>
      <w:bookmarkStart w:id="1" w:name="_Toc16478129"/>
      <w:bookmarkStart w:id="2" w:name="_Toc16478463"/>
      <w:bookmarkStart w:id="3" w:name="_Toc16478862"/>
      <w:bookmarkStart w:id="4" w:name="_Toc148104367"/>
      <w:r>
        <w:rPr>
          <w:rFonts w:hint="eastAsia"/>
        </w:rPr>
        <w:lastRenderedPageBreak/>
        <w:t>0</w:t>
      </w:r>
      <w:r>
        <w:t xml:space="preserve">. </w:t>
      </w:r>
      <w:r>
        <w:rPr>
          <w:rFonts w:hint="eastAsia"/>
        </w:rPr>
        <w:t>文档介绍</w:t>
      </w:r>
      <w:bookmarkEnd w:id="0"/>
      <w:bookmarkEnd w:id="1"/>
      <w:bookmarkEnd w:id="2"/>
      <w:bookmarkEnd w:id="3"/>
      <w:bookmarkEnd w:id="4"/>
    </w:p>
    <w:p w14:paraId="6917E7EA" w14:textId="77777777" w:rsidR="00AB7E1D" w:rsidRDefault="00AB7E1D">
      <w:pPr>
        <w:pStyle w:val="2"/>
      </w:pPr>
      <w:bookmarkStart w:id="5" w:name="_Toc15786742"/>
      <w:bookmarkStart w:id="6" w:name="_Toc15898328"/>
      <w:bookmarkStart w:id="7" w:name="_Toc16478130"/>
      <w:bookmarkStart w:id="8" w:name="_Toc16478464"/>
      <w:bookmarkStart w:id="9" w:name="_Toc16478863"/>
      <w:bookmarkStart w:id="10" w:name="_Toc148104368"/>
      <w:r>
        <w:rPr>
          <w:rFonts w:hint="eastAsia"/>
        </w:rPr>
        <w:t xml:space="preserve">0.1 </w:t>
      </w:r>
      <w:r>
        <w:rPr>
          <w:rFonts w:hint="eastAsia"/>
        </w:rPr>
        <w:t>文档目的</w:t>
      </w:r>
      <w:bookmarkEnd w:id="5"/>
      <w:bookmarkEnd w:id="6"/>
      <w:bookmarkEnd w:id="7"/>
      <w:bookmarkEnd w:id="8"/>
      <w:bookmarkEnd w:id="9"/>
      <w:bookmarkEnd w:id="10"/>
    </w:p>
    <w:p w14:paraId="309C438C" w14:textId="771266E0" w:rsidR="00EC1290" w:rsidRPr="00EC1290" w:rsidRDefault="00D16F27" w:rsidP="00F8029A">
      <w:pPr>
        <w:ind w:firstLineChars="200" w:firstLine="448"/>
      </w:pPr>
      <w:proofErr w:type="spellStart"/>
      <w:r>
        <w:rPr>
          <w:rFonts w:hint="eastAsia"/>
        </w:rPr>
        <w:t>V</w:t>
      </w:r>
      <w:r>
        <w:t>ideoSite</w:t>
      </w:r>
      <w:proofErr w:type="spellEnd"/>
      <w:r>
        <w:rPr>
          <w:rFonts w:hint="eastAsia"/>
        </w:rPr>
        <w:t>视频网站</w:t>
      </w:r>
      <w:r w:rsidR="00EC1290" w:rsidRPr="00EC1290">
        <w:rPr>
          <w:rFonts w:hint="eastAsia"/>
        </w:rPr>
        <w:t>系统的详细设计将遵循其概要设计的思路，对即将开始的代码开发和编程进行明确的详细设计，为程序员开发提供编码的依据和思路。其重点从以下方面对整个系统进行整体描述。</w:t>
      </w:r>
    </w:p>
    <w:p w14:paraId="75D81358" w14:textId="37183B89" w:rsidR="00EC1290" w:rsidRPr="00EC1290" w:rsidRDefault="00EC1290" w:rsidP="00EC1290">
      <w:pPr>
        <w:numPr>
          <w:ilvl w:val="0"/>
          <w:numId w:val="24"/>
        </w:numPr>
        <w:tabs>
          <w:tab w:val="left" w:pos="704"/>
        </w:tabs>
      </w:pPr>
      <w:r w:rsidRPr="00EC1290">
        <w:rPr>
          <w:rFonts w:hint="eastAsia"/>
        </w:rPr>
        <w:t>应用平台</w:t>
      </w:r>
    </w:p>
    <w:p w14:paraId="0EFA9508" w14:textId="465EF35E" w:rsidR="00EC1290" w:rsidRPr="00EC1290" w:rsidRDefault="00EC1290" w:rsidP="00AE4156">
      <w:pPr>
        <w:numPr>
          <w:ilvl w:val="0"/>
          <w:numId w:val="24"/>
        </w:numPr>
        <w:tabs>
          <w:tab w:val="left" w:pos="704"/>
        </w:tabs>
      </w:pPr>
      <w:r w:rsidRPr="00EC1290">
        <w:rPr>
          <w:rFonts w:hint="eastAsia"/>
        </w:rPr>
        <w:t>模块</w:t>
      </w:r>
      <w:r w:rsidR="00AE4156">
        <w:rPr>
          <w:rFonts w:hint="eastAsia"/>
        </w:rPr>
        <w:t>设计</w:t>
      </w:r>
    </w:p>
    <w:p w14:paraId="5528F158" w14:textId="19FDB761" w:rsidR="00AB7E1D" w:rsidRPr="006A5228" w:rsidRDefault="00EC1290" w:rsidP="00EC1290">
      <w:pPr>
        <w:numPr>
          <w:ilvl w:val="0"/>
          <w:numId w:val="24"/>
        </w:numPr>
        <w:tabs>
          <w:tab w:val="left" w:pos="704"/>
        </w:tabs>
      </w:pPr>
      <w:r w:rsidRPr="00EC1290">
        <w:rPr>
          <w:rFonts w:hint="eastAsia"/>
        </w:rPr>
        <w:t>数据库</w:t>
      </w:r>
      <w:r w:rsidR="00AE4156">
        <w:rPr>
          <w:rFonts w:hint="eastAsia"/>
        </w:rPr>
        <w:t>表</w:t>
      </w:r>
      <w:r w:rsidRPr="00EC1290">
        <w:rPr>
          <w:rFonts w:hint="eastAsia"/>
        </w:rPr>
        <w:t>设计</w:t>
      </w:r>
    </w:p>
    <w:p w14:paraId="1EBFA80B" w14:textId="77777777" w:rsidR="00AB7E1D" w:rsidRDefault="00AB7E1D">
      <w:pPr>
        <w:pStyle w:val="2"/>
      </w:pPr>
      <w:bookmarkStart w:id="11" w:name="_Toc15786743"/>
      <w:bookmarkStart w:id="12" w:name="_Toc15898329"/>
      <w:bookmarkStart w:id="13" w:name="_Toc16478131"/>
      <w:bookmarkStart w:id="14" w:name="_Toc16478465"/>
      <w:bookmarkStart w:id="15" w:name="_Toc16478864"/>
      <w:bookmarkStart w:id="16" w:name="_Toc148104369"/>
      <w:r>
        <w:rPr>
          <w:rFonts w:hint="eastAsia"/>
        </w:rPr>
        <w:t xml:space="preserve">0.2 </w:t>
      </w:r>
      <w:r>
        <w:rPr>
          <w:rFonts w:hint="eastAsia"/>
        </w:rPr>
        <w:t>文档范围</w:t>
      </w:r>
      <w:bookmarkEnd w:id="11"/>
      <w:bookmarkEnd w:id="12"/>
      <w:bookmarkEnd w:id="13"/>
      <w:bookmarkEnd w:id="14"/>
      <w:bookmarkEnd w:id="15"/>
      <w:bookmarkEnd w:id="16"/>
    </w:p>
    <w:p w14:paraId="399E7720" w14:textId="67CE0362" w:rsidR="00AB7E1D" w:rsidRPr="006A5228" w:rsidRDefault="00F8029A" w:rsidP="00F8029A">
      <w:pPr>
        <w:rPr>
          <w:rFonts w:ascii="宋体" w:hAnsi="宋体"/>
        </w:rPr>
      </w:pPr>
      <w:r w:rsidRPr="00F8029A">
        <w:rPr>
          <w:rFonts w:ascii="宋体" w:hAnsi="宋体"/>
        </w:rPr>
        <w:t></w:t>
      </w:r>
      <w:r w:rsidRPr="00F8029A">
        <w:rPr>
          <w:rFonts w:ascii="宋体" w:hAnsi="宋体"/>
        </w:rPr>
        <w:tab/>
      </w:r>
      <w:r w:rsidRPr="00F8029A">
        <w:rPr>
          <w:rFonts w:ascii="宋体" w:hAnsi="宋体" w:hint="eastAsia"/>
        </w:rPr>
        <w:t>应用平台</w:t>
      </w:r>
      <w:r w:rsidR="00DD1D69">
        <w:rPr>
          <w:rFonts w:ascii="宋体" w:hAnsi="宋体" w:hint="eastAsia"/>
        </w:rPr>
        <w:t>、</w:t>
      </w:r>
      <w:r w:rsidRPr="00F8029A">
        <w:rPr>
          <w:rFonts w:ascii="宋体" w:hAnsi="宋体" w:hint="eastAsia"/>
        </w:rPr>
        <w:t>模块</w:t>
      </w:r>
      <w:r w:rsidR="00AE4156">
        <w:rPr>
          <w:rFonts w:ascii="宋体" w:hAnsi="宋体" w:hint="eastAsia"/>
        </w:rPr>
        <w:t>设计</w:t>
      </w:r>
      <w:r w:rsidR="00DD1D69">
        <w:rPr>
          <w:rFonts w:ascii="宋体" w:hAnsi="宋体" w:hint="eastAsia"/>
        </w:rPr>
        <w:t>、</w:t>
      </w:r>
      <w:r w:rsidRPr="00F8029A">
        <w:rPr>
          <w:rFonts w:ascii="宋体" w:hAnsi="宋体" w:hint="eastAsia"/>
        </w:rPr>
        <w:t>数据库</w:t>
      </w:r>
      <w:r w:rsidR="00AE4156">
        <w:rPr>
          <w:rFonts w:ascii="宋体" w:hAnsi="宋体" w:hint="eastAsia"/>
        </w:rPr>
        <w:t>表</w:t>
      </w:r>
      <w:r w:rsidRPr="00F8029A">
        <w:rPr>
          <w:rFonts w:ascii="宋体" w:hAnsi="宋体" w:hint="eastAsia"/>
        </w:rPr>
        <w:t>设计</w:t>
      </w:r>
    </w:p>
    <w:p w14:paraId="0F4CEB42" w14:textId="77777777" w:rsidR="00AB7E1D" w:rsidRDefault="00AB7E1D">
      <w:pPr>
        <w:pStyle w:val="2"/>
      </w:pPr>
      <w:bookmarkStart w:id="17" w:name="_Toc15786744"/>
      <w:bookmarkStart w:id="18" w:name="_Toc15898330"/>
      <w:bookmarkStart w:id="19" w:name="_Toc16478132"/>
      <w:bookmarkStart w:id="20" w:name="_Toc16478466"/>
      <w:bookmarkStart w:id="21" w:name="_Toc16478865"/>
      <w:bookmarkStart w:id="22" w:name="_Toc148104370"/>
      <w:r>
        <w:rPr>
          <w:rFonts w:hint="eastAsia"/>
        </w:rPr>
        <w:t xml:space="preserve">0.3 </w:t>
      </w:r>
      <w:r>
        <w:rPr>
          <w:rFonts w:hint="eastAsia"/>
        </w:rPr>
        <w:t>读者对象</w:t>
      </w:r>
      <w:bookmarkEnd w:id="17"/>
      <w:bookmarkEnd w:id="18"/>
      <w:bookmarkEnd w:id="19"/>
      <w:bookmarkEnd w:id="20"/>
      <w:bookmarkEnd w:id="21"/>
      <w:bookmarkEnd w:id="22"/>
    </w:p>
    <w:p w14:paraId="14E9F448" w14:textId="0518FAB8" w:rsidR="00AB7E1D" w:rsidRPr="006A5228" w:rsidRDefault="00F06004" w:rsidP="00C340D4">
      <w:pPr>
        <w:ind w:firstLineChars="200" w:firstLine="448"/>
        <w:rPr>
          <w:rFonts w:ascii="宋体" w:hAnsi="宋体"/>
        </w:rPr>
      </w:pPr>
      <w:r>
        <w:rPr>
          <w:rFonts w:ascii="宋体" w:hAnsi="宋体" w:hint="eastAsia"/>
        </w:rPr>
        <w:t>所有开发人员</w:t>
      </w:r>
    </w:p>
    <w:p w14:paraId="4E34BA1C" w14:textId="6706EF0D" w:rsidR="00AB7E1D" w:rsidRPr="006E20B7" w:rsidRDefault="00AB7E1D" w:rsidP="006E20B7">
      <w:pPr>
        <w:pStyle w:val="2"/>
      </w:pPr>
      <w:bookmarkStart w:id="23" w:name="_Toc15786745"/>
      <w:bookmarkStart w:id="24" w:name="_Toc15898331"/>
      <w:bookmarkStart w:id="25" w:name="_Toc16478133"/>
      <w:bookmarkStart w:id="26" w:name="_Toc16478467"/>
      <w:bookmarkStart w:id="27" w:name="_Toc16478866"/>
      <w:bookmarkStart w:id="28" w:name="_Toc148104371"/>
      <w:r>
        <w:rPr>
          <w:rFonts w:hint="eastAsia"/>
        </w:rPr>
        <w:t xml:space="preserve">0.4 </w:t>
      </w:r>
      <w:r>
        <w:rPr>
          <w:rFonts w:hint="eastAsia"/>
        </w:rPr>
        <w:t>参考文献</w:t>
      </w:r>
      <w:bookmarkEnd w:id="23"/>
      <w:bookmarkEnd w:id="24"/>
      <w:bookmarkEnd w:id="25"/>
      <w:bookmarkEnd w:id="26"/>
      <w:bookmarkEnd w:id="27"/>
      <w:bookmarkEnd w:id="28"/>
    </w:p>
    <w:p w14:paraId="57D4952B" w14:textId="77777777" w:rsidR="00AB7E1D" w:rsidRDefault="00AB7E1D">
      <w:pPr>
        <w:pStyle w:val="2"/>
      </w:pPr>
      <w:bookmarkStart w:id="29" w:name="_Toc15786746"/>
      <w:bookmarkStart w:id="30" w:name="_Toc15898332"/>
      <w:bookmarkStart w:id="31" w:name="_Toc16478134"/>
      <w:bookmarkStart w:id="32" w:name="_Toc16478468"/>
      <w:bookmarkStart w:id="33" w:name="_Toc16478867"/>
      <w:bookmarkStart w:id="34" w:name="_Toc148104372"/>
      <w:r>
        <w:rPr>
          <w:rFonts w:hint="eastAsia"/>
        </w:rPr>
        <w:t xml:space="preserve">0.5 </w:t>
      </w:r>
      <w:r>
        <w:rPr>
          <w:rFonts w:hint="eastAsia"/>
        </w:rPr>
        <w:t>术语与缩写解释</w:t>
      </w:r>
      <w:bookmarkEnd w:id="29"/>
      <w:bookmarkEnd w:id="30"/>
      <w:bookmarkEnd w:id="31"/>
      <w:bookmarkEnd w:id="32"/>
      <w:bookmarkEnd w:id="33"/>
      <w:bookmarkEnd w:id="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68"/>
        <w:gridCol w:w="6352"/>
      </w:tblGrid>
      <w:tr w:rsidR="00AB7E1D" w14:paraId="0412B1BC" w14:textId="77777777">
        <w:trPr>
          <w:cantSplit/>
        </w:trPr>
        <w:tc>
          <w:tcPr>
            <w:tcW w:w="2368" w:type="dxa"/>
            <w:shd w:val="clear" w:color="auto" w:fill="D9D9D9"/>
          </w:tcPr>
          <w:p w14:paraId="116B7A06" w14:textId="77777777" w:rsidR="00AB7E1D" w:rsidRDefault="00AB7E1D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缩写、术语</w:t>
            </w:r>
          </w:p>
        </w:tc>
        <w:tc>
          <w:tcPr>
            <w:tcW w:w="6352" w:type="dxa"/>
            <w:shd w:val="clear" w:color="auto" w:fill="D9D9D9"/>
          </w:tcPr>
          <w:p w14:paraId="63350521" w14:textId="77777777" w:rsidR="00AB7E1D" w:rsidRDefault="00AB7E1D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解</w:t>
            </w:r>
            <w:r>
              <w:rPr>
                <w:rFonts w:hint="eastAsia"/>
                <w:b/>
                <w:bCs/>
                <w:sz w:val="18"/>
              </w:rPr>
              <w:t xml:space="preserve"> </w:t>
            </w:r>
            <w:r>
              <w:rPr>
                <w:rFonts w:hint="eastAsia"/>
                <w:b/>
                <w:bCs/>
                <w:sz w:val="18"/>
              </w:rPr>
              <w:t>释</w:t>
            </w:r>
          </w:p>
        </w:tc>
      </w:tr>
      <w:tr w:rsidR="00AB7E1D" w14:paraId="5CFAA0D4" w14:textId="77777777">
        <w:trPr>
          <w:cantSplit/>
        </w:trPr>
        <w:tc>
          <w:tcPr>
            <w:tcW w:w="2368" w:type="dxa"/>
          </w:tcPr>
          <w:p w14:paraId="19F1EC58" w14:textId="31AB6338" w:rsidR="00AB7E1D" w:rsidRDefault="00803A93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Pascal</w:t>
            </w:r>
            <w:r>
              <w:rPr>
                <w:rFonts w:hint="eastAsia"/>
                <w:sz w:val="18"/>
              </w:rPr>
              <w:t>命名法</w:t>
            </w:r>
          </w:p>
        </w:tc>
        <w:tc>
          <w:tcPr>
            <w:tcW w:w="6352" w:type="dxa"/>
          </w:tcPr>
          <w:p w14:paraId="7104B758" w14:textId="0A932754" w:rsidR="00AB7E1D" w:rsidRDefault="00803A93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即</w:t>
            </w:r>
            <w:r w:rsidRPr="00803A93">
              <w:rPr>
                <w:rFonts w:hint="eastAsia"/>
                <w:sz w:val="18"/>
              </w:rPr>
              <w:t>帕斯卡命名法</w:t>
            </w:r>
            <w:r w:rsidR="00A67371">
              <w:rPr>
                <w:rFonts w:hint="eastAsia"/>
                <w:sz w:val="18"/>
              </w:rPr>
              <w:t>，</w:t>
            </w:r>
            <w:r w:rsidRPr="00803A93">
              <w:rPr>
                <w:rFonts w:hint="eastAsia"/>
                <w:sz w:val="18"/>
              </w:rPr>
              <w:t>指当变量名</w:t>
            </w:r>
            <w:proofErr w:type="gramStart"/>
            <w:r w:rsidRPr="00803A93">
              <w:rPr>
                <w:rFonts w:hint="eastAsia"/>
                <w:sz w:val="18"/>
              </w:rPr>
              <w:t>和函式</w:t>
            </w:r>
            <w:proofErr w:type="gramEnd"/>
            <w:r w:rsidRPr="00803A93">
              <w:rPr>
                <w:rFonts w:hint="eastAsia"/>
                <w:sz w:val="18"/>
              </w:rPr>
              <w:t>名称是由二个或二个以上单词连结在一起，每个单词首字母大写。而构成的唯一识别字时，用以增加变量</w:t>
            </w:r>
            <w:proofErr w:type="gramStart"/>
            <w:r w:rsidRPr="00803A93">
              <w:rPr>
                <w:rFonts w:hint="eastAsia"/>
                <w:sz w:val="18"/>
              </w:rPr>
              <w:t>和函式</w:t>
            </w:r>
            <w:proofErr w:type="gramEnd"/>
            <w:r w:rsidRPr="00803A93">
              <w:rPr>
                <w:rFonts w:hint="eastAsia"/>
                <w:sz w:val="18"/>
              </w:rPr>
              <w:t>的可读性。</w:t>
            </w:r>
          </w:p>
        </w:tc>
      </w:tr>
      <w:tr w:rsidR="00AB7E1D" w14:paraId="4934215E" w14:textId="77777777">
        <w:trPr>
          <w:cantSplit/>
        </w:trPr>
        <w:tc>
          <w:tcPr>
            <w:tcW w:w="2368" w:type="dxa"/>
          </w:tcPr>
          <w:p w14:paraId="15F8DA95" w14:textId="45940D26" w:rsidR="00AB7E1D" w:rsidRDefault="00535ACA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Camel</w:t>
            </w:r>
            <w:r>
              <w:rPr>
                <w:rFonts w:hint="eastAsia"/>
                <w:sz w:val="18"/>
              </w:rPr>
              <w:t>命名法</w:t>
            </w:r>
          </w:p>
        </w:tc>
        <w:tc>
          <w:tcPr>
            <w:tcW w:w="6352" w:type="dxa"/>
          </w:tcPr>
          <w:p w14:paraId="06E63962" w14:textId="164499FE" w:rsidR="00AB7E1D" w:rsidRDefault="00535ACA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即</w:t>
            </w:r>
            <w:r w:rsidRPr="00535ACA">
              <w:rPr>
                <w:rFonts w:hint="eastAsia"/>
                <w:sz w:val="18"/>
              </w:rPr>
              <w:t>骆驼式命名法又称驼峰式命名法，是电脑</w:t>
            </w:r>
            <w:r>
              <w:rPr>
                <w:rFonts w:hint="eastAsia"/>
                <w:sz w:val="18"/>
              </w:rPr>
              <w:t>程序</w:t>
            </w:r>
            <w:r w:rsidRPr="00535ACA">
              <w:rPr>
                <w:rFonts w:hint="eastAsia"/>
                <w:sz w:val="18"/>
              </w:rPr>
              <w:t>编写时的一套命名规则（惯例）。是指混合使用大小写字母来构成变量和函数的名字。程序员们为了自己的代码能更容易的在同行之间交流，所以多采取统一的可读性比较好的命名方式。</w:t>
            </w:r>
          </w:p>
        </w:tc>
      </w:tr>
      <w:tr w:rsidR="00AB7E1D" w14:paraId="58742D35" w14:textId="77777777">
        <w:trPr>
          <w:cantSplit/>
        </w:trPr>
        <w:tc>
          <w:tcPr>
            <w:tcW w:w="2368" w:type="dxa"/>
          </w:tcPr>
          <w:p w14:paraId="6FF0F8E6" w14:textId="310E84EC" w:rsidR="00AB7E1D" w:rsidRDefault="00E9108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本系统</w:t>
            </w:r>
          </w:p>
        </w:tc>
        <w:tc>
          <w:tcPr>
            <w:tcW w:w="6352" w:type="dxa"/>
          </w:tcPr>
          <w:p w14:paraId="0A898306" w14:textId="0891BC0E" w:rsidR="00AB7E1D" w:rsidRDefault="00E91081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VideoSite</w:t>
            </w:r>
            <w:proofErr w:type="spellEnd"/>
            <w:r>
              <w:rPr>
                <w:rFonts w:hint="eastAsia"/>
                <w:sz w:val="18"/>
              </w:rPr>
              <w:t>视频网站系统</w:t>
            </w:r>
          </w:p>
        </w:tc>
      </w:tr>
    </w:tbl>
    <w:p w14:paraId="5E3F0726" w14:textId="3EE0CE55" w:rsidR="005F6992" w:rsidRDefault="005F6992" w:rsidP="00B713CD">
      <w:pPr>
        <w:pStyle w:val="1"/>
        <w:pageBreakBefore/>
        <w:numPr>
          <w:ilvl w:val="0"/>
          <w:numId w:val="26"/>
        </w:numPr>
        <w:spacing w:before="175" w:after="175"/>
      </w:pPr>
      <w:bookmarkStart w:id="35" w:name="_Toc148104373"/>
      <w:r>
        <w:rPr>
          <w:rFonts w:hint="eastAsia"/>
        </w:rPr>
        <w:lastRenderedPageBreak/>
        <w:t>应用平台</w:t>
      </w:r>
      <w:bookmarkEnd w:id="35"/>
    </w:p>
    <w:p w14:paraId="38F8E11C" w14:textId="037B34A6" w:rsidR="00B713CD" w:rsidRPr="00B713CD" w:rsidRDefault="008B0700" w:rsidP="008B0700">
      <w:pPr>
        <w:ind w:firstLineChars="200" w:firstLine="448"/>
      </w:pPr>
      <w:r w:rsidRPr="008B0700">
        <w:rPr>
          <w:rFonts w:hint="eastAsia"/>
        </w:rPr>
        <w:t>本系统在设计上采用</w:t>
      </w:r>
      <w:r w:rsidRPr="008B0700">
        <w:rPr>
          <w:rFonts w:hint="eastAsia"/>
        </w:rPr>
        <w:t>B/S</w:t>
      </w:r>
      <w:r w:rsidRPr="008B0700">
        <w:rPr>
          <w:rFonts w:hint="eastAsia"/>
        </w:rPr>
        <w:t>架构</w:t>
      </w:r>
      <w:r w:rsidRPr="008B0700">
        <w:rPr>
          <w:rFonts w:hint="eastAsia"/>
        </w:rPr>
        <w:t>MVC</w:t>
      </w:r>
      <w:r w:rsidRPr="008B0700">
        <w:rPr>
          <w:rFonts w:hint="eastAsia"/>
        </w:rPr>
        <w:t>模式进行开发，基于</w:t>
      </w:r>
      <w:r w:rsidRPr="008B0700">
        <w:rPr>
          <w:rFonts w:hint="eastAsia"/>
        </w:rPr>
        <w:t>Java</w:t>
      </w:r>
      <w:r w:rsidRPr="008B0700">
        <w:rPr>
          <w:rFonts w:hint="eastAsia"/>
        </w:rPr>
        <w:t>语言，结合了当下</w:t>
      </w:r>
      <w:r w:rsidRPr="008B0700">
        <w:rPr>
          <w:rFonts w:hint="eastAsia"/>
        </w:rPr>
        <w:t>Java EE</w:t>
      </w:r>
      <w:r w:rsidRPr="008B0700">
        <w:rPr>
          <w:rFonts w:hint="eastAsia"/>
        </w:rPr>
        <w:t>平台中最热门的</w:t>
      </w:r>
      <w:r w:rsidRPr="008B0700">
        <w:rPr>
          <w:rFonts w:hint="eastAsia"/>
        </w:rPr>
        <w:t>Spring Boot</w:t>
      </w:r>
      <w:r w:rsidRPr="008B0700">
        <w:rPr>
          <w:rFonts w:hint="eastAsia"/>
        </w:rPr>
        <w:t>技术</w:t>
      </w:r>
      <w:proofErr w:type="gramStart"/>
      <w:r w:rsidRPr="008B0700">
        <w:rPr>
          <w:rFonts w:hint="eastAsia"/>
        </w:rPr>
        <w:t>栈</w:t>
      </w:r>
      <w:proofErr w:type="gramEnd"/>
      <w:r w:rsidRPr="008B0700">
        <w:rPr>
          <w:rFonts w:hint="eastAsia"/>
        </w:rPr>
        <w:t>构建的，内嵌了</w:t>
      </w:r>
      <w:r w:rsidRPr="008B0700">
        <w:rPr>
          <w:rFonts w:hint="eastAsia"/>
        </w:rPr>
        <w:t>Web</w:t>
      </w:r>
      <w:r w:rsidRPr="008B0700">
        <w:rPr>
          <w:rFonts w:hint="eastAsia"/>
        </w:rPr>
        <w:t>容器</w:t>
      </w:r>
      <w:r w:rsidRPr="008B0700">
        <w:rPr>
          <w:rFonts w:hint="eastAsia"/>
        </w:rPr>
        <w:t>Tomcat</w:t>
      </w:r>
      <w:r w:rsidRPr="008B0700">
        <w:rPr>
          <w:rFonts w:hint="eastAsia"/>
        </w:rPr>
        <w:t>，数据库存储使用</w:t>
      </w:r>
      <w:r w:rsidRPr="008B0700">
        <w:rPr>
          <w:rFonts w:hint="eastAsia"/>
        </w:rPr>
        <w:t>MySQL</w:t>
      </w:r>
      <w:r w:rsidRPr="008B0700">
        <w:rPr>
          <w:rFonts w:hint="eastAsia"/>
        </w:rPr>
        <w:t>，足以满足各种需求。模块与模块之间的依赖采用的是</w:t>
      </w:r>
      <w:r w:rsidRPr="008B0700">
        <w:rPr>
          <w:rFonts w:hint="eastAsia"/>
        </w:rPr>
        <w:t>Maven</w:t>
      </w:r>
      <w:r w:rsidRPr="008B0700">
        <w:rPr>
          <w:rFonts w:hint="eastAsia"/>
        </w:rPr>
        <w:t>管理的，外部化配置文件，视图层使用</w:t>
      </w:r>
      <w:proofErr w:type="spellStart"/>
      <w:r w:rsidRPr="008B0700">
        <w:rPr>
          <w:rFonts w:hint="eastAsia"/>
        </w:rPr>
        <w:t>Thymeleaf</w:t>
      </w:r>
      <w:proofErr w:type="spellEnd"/>
      <w:r w:rsidRPr="008B0700">
        <w:rPr>
          <w:rFonts w:hint="eastAsia"/>
        </w:rPr>
        <w:t>模板引擎渲染页面，页面布局使用</w:t>
      </w:r>
      <w:r w:rsidRPr="008B0700">
        <w:rPr>
          <w:rFonts w:hint="eastAsia"/>
        </w:rPr>
        <w:t>Bootstrap</w:t>
      </w:r>
      <w:r w:rsidRPr="008B0700">
        <w:rPr>
          <w:rFonts w:hint="eastAsia"/>
        </w:rPr>
        <w:t>提供的</w:t>
      </w:r>
      <w:r w:rsidRPr="008B0700">
        <w:rPr>
          <w:rFonts w:hint="eastAsia"/>
        </w:rPr>
        <w:t>Flexbox</w:t>
      </w:r>
      <w:r w:rsidRPr="008B0700">
        <w:rPr>
          <w:rFonts w:hint="eastAsia"/>
        </w:rPr>
        <w:t>，在任意分辨率下均可正常显示。</w:t>
      </w:r>
    </w:p>
    <w:p w14:paraId="55ABC1CF" w14:textId="2F90BA12" w:rsidR="00AB7E1D" w:rsidRDefault="00EF5FEB">
      <w:pPr>
        <w:pStyle w:val="1"/>
        <w:pageBreakBefore/>
        <w:spacing w:before="175" w:after="175"/>
      </w:pPr>
      <w:bookmarkStart w:id="36" w:name="_Toc148104374"/>
      <w:r>
        <w:lastRenderedPageBreak/>
        <w:t>2</w:t>
      </w:r>
      <w:r w:rsidR="00AB7E1D">
        <w:t>.</w:t>
      </w:r>
      <w:r w:rsidR="00AB7E1D">
        <w:rPr>
          <w:rFonts w:hint="eastAsia"/>
        </w:rPr>
        <w:t xml:space="preserve"> </w:t>
      </w:r>
      <w:r w:rsidR="00AB7E1D">
        <w:rPr>
          <w:rFonts w:hint="eastAsia"/>
        </w:rPr>
        <w:t>模块命名规则</w:t>
      </w:r>
      <w:bookmarkEnd w:id="36"/>
    </w:p>
    <w:p w14:paraId="082D9D7C" w14:textId="0A0F440A" w:rsidR="00533D60" w:rsidRDefault="00533D60" w:rsidP="00E718DB">
      <w:pPr>
        <w:numPr>
          <w:ilvl w:val="0"/>
          <w:numId w:val="25"/>
        </w:numPr>
        <w:rPr>
          <w:rFonts w:ascii="宋体" w:hAnsi="宋体"/>
        </w:rPr>
      </w:pPr>
      <w:r>
        <w:rPr>
          <w:rFonts w:ascii="宋体" w:hAnsi="宋体" w:hint="eastAsia"/>
        </w:rPr>
        <w:t>模块名：只允许使用小写英文词组，</w:t>
      </w:r>
      <w:r w:rsidR="00E718DB">
        <w:rPr>
          <w:rFonts w:ascii="宋体" w:hAnsi="宋体" w:hint="eastAsia"/>
        </w:rPr>
        <w:t>可</w:t>
      </w:r>
      <w:r>
        <w:rPr>
          <w:rFonts w:ascii="宋体" w:hAnsi="宋体" w:hint="eastAsia"/>
        </w:rPr>
        <w:t>搭配英文状态的横线，例如：</w:t>
      </w:r>
      <w:proofErr w:type="spellStart"/>
      <w:r w:rsidRPr="00934835">
        <w:t>videosite-api</w:t>
      </w:r>
      <w:proofErr w:type="spellEnd"/>
      <w:r w:rsidRPr="00934835">
        <w:t>、</w:t>
      </w:r>
      <w:proofErr w:type="spellStart"/>
      <w:r w:rsidRPr="00934835">
        <w:t>videosite</w:t>
      </w:r>
      <w:proofErr w:type="spellEnd"/>
      <w:r w:rsidRPr="00934835">
        <w:t>-service</w:t>
      </w:r>
      <w:r w:rsidRPr="00934835">
        <w:t>、</w:t>
      </w:r>
      <w:proofErr w:type="spellStart"/>
      <w:r w:rsidRPr="00934835">
        <w:t>videosite</w:t>
      </w:r>
      <w:proofErr w:type="spellEnd"/>
      <w:r w:rsidRPr="00934835">
        <w:t>-web</w:t>
      </w:r>
    </w:p>
    <w:p w14:paraId="3ABEC4BB" w14:textId="26D9AF7A" w:rsidR="00AB7E1D" w:rsidRDefault="00CB5584" w:rsidP="00E718DB">
      <w:pPr>
        <w:numPr>
          <w:ilvl w:val="0"/>
          <w:numId w:val="25"/>
        </w:numPr>
        <w:rPr>
          <w:rFonts w:ascii="宋体" w:hAnsi="宋体"/>
        </w:rPr>
      </w:pPr>
      <w:r>
        <w:rPr>
          <w:rFonts w:ascii="宋体" w:hAnsi="宋体" w:hint="eastAsia"/>
        </w:rPr>
        <w:t>程序包名：只允许使用小写英文词组</w:t>
      </w:r>
      <w:r w:rsidR="00533D60">
        <w:rPr>
          <w:rFonts w:ascii="宋体" w:hAnsi="宋体" w:hint="eastAsia"/>
        </w:rPr>
        <w:t>，例如：</w:t>
      </w:r>
      <w:proofErr w:type="spellStart"/>
      <w:proofErr w:type="gramStart"/>
      <w:r w:rsidR="00533D60" w:rsidRPr="00934835">
        <w:t>io.online</w:t>
      </w:r>
      <w:proofErr w:type="gramEnd"/>
      <w:r w:rsidR="00533D60" w:rsidRPr="00934835">
        <w:t>.videosite</w:t>
      </w:r>
      <w:proofErr w:type="spellEnd"/>
    </w:p>
    <w:p w14:paraId="179FD92D" w14:textId="4A88A336" w:rsidR="00533D60" w:rsidRDefault="00E718DB" w:rsidP="00E718DB">
      <w:pPr>
        <w:numPr>
          <w:ilvl w:val="0"/>
          <w:numId w:val="25"/>
        </w:numPr>
      </w:pPr>
      <w:r>
        <w:rPr>
          <w:rFonts w:hint="eastAsia"/>
        </w:rPr>
        <w:t>类名：</w:t>
      </w:r>
      <w:r>
        <w:rPr>
          <w:rFonts w:hint="eastAsia"/>
        </w:rPr>
        <w:t>Pascal</w:t>
      </w:r>
      <w:r>
        <w:rPr>
          <w:rFonts w:hint="eastAsia"/>
        </w:rPr>
        <w:t>命名法</w:t>
      </w:r>
      <w:r w:rsidR="002A3019">
        <w:rPr>
          <w:rFonts w:hint="eastAsia"/>
        </w:rPr>
        <w:t>，例如：</w:t>
      </w:r>
      <w:proofErr w:type="spellStart"/>
      <w:r w:rsidR="002A3019" w:rsidRPr="002A3019">
        <w:t>VideoSiteApplication</w:t>
      </w:r>
      <w:proofErr w:type="spellEnd"/>
    </w:p>
    <w:p w14:paraId="312D9C31" w14:textId="4E580263" w:rsidR="009E32E2" w:rsidRPr="00533D60" w:rsidRDefault="009E32E2" w:rsidP="00E718DB">
      <w:pPr>
        <w:numPr>
          <w:ilvl w:val="0"/>
          <w:numId w:val="25"/>
        </w:numPr>
      </w:pPr>
      <w:r>
        <w:rPr>
          <w:rFonts w:hint="eastAsia"/>
        </w:rPr>
        <w:t>变量和方法：</w:t>
      </w:r>
      <w:r>
        <w:rPr>
          <w:rFonts w:hint="eastAsia"/>
        </w:rPr>
        <w:t>Camel</w:t>
      </w:r>
      <w:r>
        <w:rPr>
          <w:rFonts w:hint="eastAsia"/>
        </w:rPr>
        <w:t>命名法，例如：</w:t>
      </w:r>
      <w:proofErr w:type="spellStart"/>
      <w:r w:rsidR="00CF11FA" w:rsidRPr="00CF11FA">
        <w:t>videoService</w:t>
      </w:r>
      <w:proofErr w:type="spellEnd"/>
      <w:r w:rsidR="00CF11FA">
        <w:rPr>
          <w:rFonts w:hint="eastAsia"/>
        </w:rPr>
        <w:t>、</w:t>
      </w:r>
      <w:proofErr w:type="spellStart"/>
      <w:r w:rsidR="00502FB4" w:rsidRPr="00502FB4">
        <w:t>loadVideo</w:t>
      </w:r>
      <w:proofErr w:type="spellEnd"/>
      <w:r w:rsidR="00502FB4" w:rsidRPr="00502FB4">
        <w:t xml:space="preserve"> </w:t>
      </w:r>
      <w:r w:rsidR="000C3BCD">
        <w:t>()</w:t>
      </w:r>
    </w:p>
    <w:p w14:paraId="438E11C0" w14:textId="38C4403D" w:rsidR="00AB7E1D" w:rsidRDefault="00716396">
      <w:pPr>
        <w:pStyle w:val="1"/>
        <w:spacing w:before="175" w:after="175"/>
      </w:pPr>
      <w:bookmarkStart w:id="37" w:name="_Toc148104375"/>
      <w:r>
        <w:t>3</w:t>
      </w:r>
      <w:r w:rsidR="00AB7E1D">
        <w:rPr>
          <w:rFonts w:hint="eastAsia"/>
        </w:rPr>
        <w:t xml:space="preserve">. </w:t>
      </w:r>
      <w:r w:rsidR="00AB7E1D">
        <w:rPr>
          <w:rFonts w:hint="eastAsia"/>
        </w:rPr>
        <w:t>模块汇总</w:t>
      </w:r>
      <w:bookmarkEnd w:id="37"/>
    </w:p>
    <w:p w14:paraId="3C4BC818" w14:textId="693CECE1" w:rsidR="00AB7E1D" w:rsidRDefault="00716396">
      <w:pPr>
        <w:pStyle w:val="2"/>
      </w:pPr>
      <w:bookmarkStart w:id="38" w:name="_Toc148104376"/>
      <w:r>
        <w:t>3</w:t>
      </w:r>
      <w:r w:rsidR="00AB7E1D">
        <w:rPr>
          <w:rFonts w:hint="eastAsia"/>
        </w:rPr>
        <w:t xml:space="preserve">.1 </w:t>
      </w:r>
      <w:r w:rsidR="00AB7E1D">
        <w:rPr>
          <w:rFonts w:hint="eastAsia"/>
        </w:rPr>
        <w:t>模块汇总表</w:t>
      </w:r>
      <w:bookmarkEnd w:id="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24"/>
        <w:gridCol w:w="6596"/>
      </w:tblGrid>
      <w:tr w:rsidR="00AB7E1D" w14:paraId="52349CD6" w14:textId="77777777">
        <w:trPr>
          <w:cantSplit/>
        </w:trPr>
        <w:tc>
          <w:tcPr>
            <w:tcW w:w="8720" w:type="dxa"/>
            <w:gridSpan w:val="2"/>
            <w:shd w:val="clear" w:color="auto" w:fill="D9D9D9"/>
          </w:tcPr>
          <w:p w14:paraId="2A106663" w14:textId="026A34D1" w:rsidR="00AB7E1D" w:rsidRDefault="0007617E">
            <w:pPr>
              <w:rPr>
                <w:b/>
                <w:bCs/>
                <w:sz w:val="18"/>
              </w:rPr>
            </w:pPr>
            <w:proofErr w:type="spellStart"/>
            <w:r>
              <w:rPr>
                <w:rFonts w:hint="eastAsia"/>
                <w:b/>
                <w:bCs/>
                <w:sz w:val="18"/>
              </w:rPr>
              <w:t>VideoSite</w:t>
            </w:r>
            <w:proofErr w:type="spellEnd"/>
            <w:r>
              <w:rPr>
                <w:rFonts w:hint="eastAsia"/>
                <w:b/>
                <w:bCs/>
                <w:sz w:val="18"/>
              </w:rPr>
              <w:t>视频网站</w:t>
            </w:r>
            <w:r w:rsidR="00AB7E1D">
              <w:rPr>
                <w:rFonts w:hint="eastAsia"/>
                <w:b/>
                <w:bCs/>
                <w:sz w:val="18"/>
              </w:rPr>
              <w:t>系统</w:t>
            </w:r>
          </w:p>
        </w:tc>
      </w:tr>
      <w:tr w:rsidR="00AB7E1D" w14:paraId="131E0769" w14:textId="77777777">
        <w:tc>
          <w:tcPr>
            <w:tcW w:w="2124" w:type="dxa"/>
            <w:shd w:val="clear" w:color="auto" w:fill="D9D9D9"/>
          </w:tcPr>
          <w:p w14:paraId="47719269" w14:textId="77777777" w:rsidR="00AB7E1D" w:rsidRDefault="00AB7E1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模块名称</w:t>
            </w:r>
          </w:p>
        </w:tc>
        <w:tc>
          <w:tcPr>
            <w:tcW w:w="6596" w:type="dxa"/>
            <w:shd w:val="clear" w:color="auto" w:fill="D9D9D9"/>
          </w:tcPr>
          <w:p w14:paraId="6B0AA9B9" w14:textId="77777777" w:rsidR="00AB7E1D" w:rsidRDefault="00AB7E1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功能简述</w:t>
            </w:r>
          </w:p>
        </w:tc>
      </w:tr>
      <w:tr w:rsidR="00AB7E1D" w14:paraId="458CAD67" w14:textId="77777777">
        <w:tc>
          <w:tcPr>
            <w:tcW w:w="2124" w:type="dxa"/>
          </w:tcPr>
          <w:p w14:paraId="020EFB86" w14:textId="379E5AA8" w:rsidR="00AB7E1D" w:rsidRPr="00877855" w:rsidRDefault="00DE0827">
            <w:pPr>
              <w:rPr>
                <w:sz w:val="18"/>
              </w:rPr>
            </w:pPr>
            <w:bookmarkStart w:id="39" w:name="_Hlk148037573"/>
            <w:proofErr w:type="spellStart"/>
            <w:r w:rsidRPr="00DE0827">
              <w:rPr>
                <w:sz w:val="18"/>
              </w:rPr>
              <w:t>videosite-api</w:t>
            </w:r>
            <w:bookmarkEnd w:id="39"/>
            <w:proofErr w:type="spellEnd"/>
          </w:p>
        </w:tc>
        <w:tc>
          <w:tcPr>
            <w:tcW w:w="6596" w:type="dxa"/>
          </w:tcPr>
          <w:p w14:paraId="13D3F5E2" w14:textId="29AB1006" w:rsidR="00AB7E1D" w:rsidRPr="00877855" w:rsidRDefault="00DE0827">
            <w:pPr>
              <w:rPr>
                <w:sz w:val="18"/>
              </w:rPr>
            </w:pPr>
            <w:r w:rsidRPr="00DE0827">
              <w:rPr>
                <w:rFonts w:hint="eastAsia"/>
                <w:sz w:val="18"/>
              </w:rPr>
              <w:t>服务</w:t>
            </w:r>
            <w:r w:rsidRPr="00DE0827">
              <w:rPr>
                <w:rFonts w:hint="eastAsia"/>
                <w:sz w:val="18"/>
              </w:rPr>
              <w:t>API</w:t>
            </w:r>
            <w:r w:rsidRPr="00DE0827">
              <w:rPr>
                <w:rFonts w:hint="eastAsia"/>
                <w:sz w:val="18"/>
              </w:rPr>
              <w:t>的定义在这个</w:t>
            </w:r>
            <w:r w:rsidR="008473AB">
              <w:rPr>
                <w:rFonts w:hint="eastAsia"/>
                <w:sz w:val="18"/>
              </w:rPr>
              <w:t>模块</w:t>
            </w:r>
            <w:r w:rsidRPr="00DE0827">
              <w:rPr>
                <w:rFonts w:hint="eastAsia"/>
                <w:sz w:val="18"/>
              </w:rPr>
              <w:t>中</w:t>
            </w:r>
          </w:p>
        </w:tc>
      </w:tr>
      <w:tr w:rsidR="00AB7E1D" w14:paraId="1F94DD84" w14:textId="77777777">
        <w:tc>
          <w:tcPr>
            <w:tcW w:w="2124" w:type="dxa"/>
          </w:tcPr>
          <w:p w14:paraId="40E53224" w14:textId="1FDC746A" w:rsidR="00AB7E1D" w:rsidRPr="00E25435" w:rsidRDefault="00E25435">
            <w:pPr>
              <w:rPr>
                <w:sz w:val="18"/>
              </w:rPr>
            </w:pPr>
            <w:proofErr w:type="spellStart"/>
            <w:r w:rsidRPr="00E25435">
              <w:rPr>
                <w:sz w:val="18"/>
              </w:rPr>
              <w:t>videosite</w:t>
            </w:r>
            <w:proofErr w:type="spellEnd"/>
            <w:r w:rsidRPr="00E25435">
              <w:rPr>
                <w:sz w:val="18"/>
              </w:rPr>
              <w:t>-</w:t>
            </w:r>
            <w:bookmarkStart w:id="40" w:name="_Hlk148039175"/>
            <w:r w:rsidRPr="00E25435">
              <w:rPr>
                <w:sz w:val="18"/>
              </w:rPr>
              <w:t>service</w:t>
            </w:r>
            <w:bookmarkEnd w:id="40"/>
          </w:p>
        </w:tc>
        <w:tc>
          <w:tcPr>
            <w:tcW w:w="6596" w:type="dxa"/>
          </w:tcPr>
          <w:p w14:paraId="33C1743B" w14:textId="7A6D748D" w:rsidR="00AB7E1D" w:rsidRPr="00877855" w:rsidRDefault="0016609B">
            <w:pPr>
              <w:rPr>
                <w:sz w:val="18"/>
              </w:rPr>
            </w:pPr>
            <w:r w:rsidRPr="0016609B">
              <w:rPr>
                <w:rFonts w:hint="eastAsia"/>
                <w:sz w:val="18"/>
              </w:rPr>
              <w:t xml:space="preserve">service </w:t>
            </w:r>
            <w:r w:rsidRPr="0016609B">
              <w:rPr>
                <w:rFonts w:hint="eastAsia"/>
                <w:sz w:val="18"/>
              </w:rPr>
              <w:t>模块，对应</w:t>
            </w:r>
            <w:r w:rsidRPr="0016609B">
              <w:rPr>
                <w:rFonts w:hint="eastAsia"/>
                <w:sz w:val="18"/>
              </w:rPr>
              <w:t xml:space="preserve"> MVC </w:t>
            </w:r>
            <w:r w:rsidRPr="0016609B">
              <w:rPr>
                <w:rFonts w:hint="eastAsia"/>
                <w:sz w:val="18"/>
              </w:rPr>
              <w:t>的</w:t>
            </w:r>
            <w:r w:rsidRPr="0016609B">
              <w:rPr>
                <w:rFonts w:hint="eastAsia"/>
                <w:sz w:val="18"/>
              </w:rPr>
              <w:t xml:space="preserve"> M </w:t>
            </w:r>
            <w:r w:rsidRPr="0016609B">
              <w:rPr>
                <w:rFonts w:hint="eastAsia"/>
                <w:sz w:val="18"/>
              </w:rPr>
              <w:t>概念，存放核心业务逻辑代码</w:t>
            </w:r>
          </w:p>
        </w:tc>
      </w:tr>
      <w:tr w:rsidR="00AB7E1D" w14:paraId="36308C46" w14:textId="77777777">
        <w:tc>
          <w:tcPr>
            <w:tcW w:w="2124" w:type="dxa"/>
          </w:tcPr>
          <w:p w14:paraId="2D02E1E1" w14:textId="006145D5" w:rsidR="00AB7E1D" w:rsidRPr="00877855" w:rsidRDefault="0072082D">
            <w:pPr>
              <w:rPr>
                <w:sz w:val="18"/>
              </w:rPr>
            </w:pPr>
            <w:proofErr w:type="spellStart"/>
            <w:r w:rsidRPr="0072082D">
              <w:rPr>
                <w:sz w:val="18"/>
              </w:rPr>
              <w:t>videosite</w:t>
            </w:r>
            <w:proofErr w:type="spellEnd"/>
            <w:r w:rsidRPr="0072082D">
              <w:rPr>
                <w:sz w:val="18"/>
              </w:rPr>
              <w:t>-web</w:t>
            </w:r>
          </w:p>
        </w:tc>
        <w:tc>
          <w:tcPr>
            <w:tcW w:w="6596" w:type="dxa"/>
          </w:tcPr>
          <w:p w14:paraId="62A02ECE" w14:textId="38668E0F" w:rsidR="00AB7E1D" w:rsidRPr="00877855" w:rsidRDefault="0072082D">
            <w:pPr>
              <w:rPr>
                <w:sz w:val="18"/>
              </w:rPr>
            </w:pPr>
            <w:r w:rsidRPr="0072082D">
              <w:rPr>
                <w:rFonts w:hint="eastAsia"/>
                <w:sz w:val="18"/>
              </w:rPr>
              <w:t xml:space="preserve">web </w:t>
            </w:r>
            <w:r w:rsidRPr="0072082D">
              <w:rPr>
                <w:rFonts w:hint="eastAsia"/>
                <w:sz w:val="18"/>
              </w:rPr>
              <w:t>模块，对应</w:t>
            </w:r>
            <w:r w:rsidRPr="0072082D">
              <w:rPr>
                <w:rFonts w:hint="eastAsia"/>
                <w:sz w:val="18"/>
              </w:rPr>
              <w:t xml:space="preserve"> MVC </w:t>
            </w:r>
            <w:r w:rsidRPr="0072082D">
              <w:rPr>
                <w:rFonts w:hint="eastAsia"/>
                <w:sz w:val="18"/>
              </w:rPr>
              <w:t>的</w:t>
            </w:r>
            <w:r w:rsidRPr="0072082D">
              <w:rPr>
                <w:rFonts w:hint="eastAsia"/>
                <w:sz w:val="18"/>
              </w:rPr>
              <w:t xml:space="preserve"> V </w:t>
            </w:r>
            <w:r w:rsidRPr="0072082D">
              <w:rPr>
                <w:rFonts w:hint="eastAsia"/>
                <w:sz w:val="18"/>
              </w:rPr>
              <w:t>概念，存放视图层的逻辑</w:t>
            </w:r>
          </w:p>
        </w:tc>
      </w:tr>
      <w:tr w:rsidR="00AB7E1D" w14:paraId="52A73321" w14:textId="77777777">
        <w:tc>
          <w:tcPr>
            <w:tcW w:w="2124" w:type="dxa"/>
          </w:tcPr>
          <w:p w14:paraId="155FE43A" w14:textId="77777777" w:rsidR="00AB7E1D" w:rsidRPr="00877855" w:rsidRDefault="00AB7E1D">
            <w:pPr>
              <w:rPr>
                <w:sz w:val="18"/>
              </w:rPr>
            </w:pPr>
          </w:p>
        </w:tc>
        <w:tc>
          <w:tcPr>
            <w:tcW w:w="6596" w:type="dxa"/>
          </w:tcPr>
          <w:p w14:paraId="1AC3552C" w14:textId="77777777" w:rsidR="00AB7E1D" w:rsidRPr="00877855" w:rsidRDefault="00AB7E1D">
            <w:pPr>
              <w:rPr>
                <w:sz w:val="18"/>
              </w:rPr>
            </w:pPr>
          </w:p>
        </w:tc>
      </w:tr>
      <w:tr w:rsidR="00AB7E1D" w14:paraId="60F72C19" w14:textId="77777777">
        <w:tc>
          <w:tcPr>
            <w:tcW w:w="2124" w:type="dxa"/>
          </w:tcPr>
          <w:p w14:paraId="73615107" w14:textId="77777777" w:rsidR="00AB7E1D" w:rsidRPr="00877855" w:rsidRDefault="00AB7E1D">
            <w:pPr>
              <w:rPr>
                <w:sz w:val="18"/>
              </w:rPr>
            </w:pPr>
          </w:p>
        </w:tc>
        <w:tc>
          <w:tcPr>
            <w:tcW w:w="6596" w:type="dxa"/>
          </w:tcPr>
          <w:p w14:paraId="776E63CA" w14:textId="77777777" w:rsidR="00AB7E1D" w:rsidRPr="00877855" w:rsidRDefault="00AB7E1D">
            <w:pPr>
              <w:rPr>
                <w:sz w:val="18"/>
              </w:rPr>
            </w:pPr>
          </w:p>
        </w:tc>
      </w:tr>
      <w:tr w:rsidR="00AB7E1D" w14:paraId="72AA17CF" w14:textId="77777777">
        <w:tc>
          <w:tcPr>
            <w:tcW w:w="2124" w:type="dxa"/>
          </w:tcPr>
          <w:p w14:paraId="0563B4B2" w14:textId="51FEB075" w:rsidR="00AB7E1D" w:rsidRPr="00877855" w:rsidRDefault="00AB7E1D">
            <w:pPr>
              <w:rPr>
                <w:sz w:val="18"/>
              </w:rPr>
            </w:pPr>
          </w:p>
        </w:tc>
        <w:tc>
          <w:tcPr>
            <w:tcW w:w="6596" w:type="dxa"/>
          </w:tcPr>
          <w:p w14:paraId="5D17BC92" w14:textId="77777777" w:rsidR="00AB7E1D" w:rsidRPr="00877855" w:rsidRDefault="00AB7E1D">
            <w:pPr>
              <w:rPr>
                <w:sz w:val="18"/>
              </w:rPr>
            </w:pPr>
          </w:p>
        </w:tc>
      </w:tr>
    </w:tbl>
    <w:p w14:paraId="45708BD3" w14:textId="17201059" w:rsidR="00AB7E1D" w:rsidRDefault="00716396">
      <w:pPr>
        <w:pStyle w:val="2"/>
      </w:pPr>
      <w:bookmarkStart w:id="41" w:name="_Toc148104377"/>
      <w:r>
        <w:lastRenderedPageBreak/>
        <w:t>3</w:t>
      </w:r>
      <w:r w:rsidR="00AB7E1D">
        <w:rPr>
          <w:rFonts w:hint="eastAsia"/>
        </w:rPr>
        <w:t xml:space="preserve">.2 </w:t>
      </w:r>
      <w:r w:rsidR="00AB7E1D">
        <w:rPr>
          <w:rFonts w:hint="eastAsia"/>
        </w:rPr>
        <w:t>模块关系图</w:t>
      </w:r>
      <w:bookmarkEnd w:id="41"/>
    </w:p>
    <w:p w14:paraId="7DFB1DF6" w14:textId="1C7D2443" w:rsidR="00AB7E1D" w:rsidRDefault="00E91081">
      <w:pPr>
        <w:rPr>
          <w:noProof/>
        </w:rPr>
      </w:pPr>
      <w:r>
        <w:rPr>
          <w:noProof/>
        </w:rPr>
        <w:pict w14:anchorId="0D6974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4pt;height:355.2pt;visibility:visible;mso-wrap-style:square">
            <v:imagedata r:id="rId7" o:title=""/>
          </v:shape>
        </w:pict>
      </w:r>
    </w:p>
    <w:p w14:paraId="68FD3E5E" w14:textId="77777777" w:rsidR="00167D7B" w:rsidRDefault="00167D7B">
      <w:pPr>
        <w:rPr>
          <w:noProof/>
        </w:rPr>
      </w:pPr>
    </w:p>
    <w:p w14:paraId="1E94F41B" w14:textId="77777777" w:rsidR="00167D7B" w:rsidRDefault="00167D7B">
      <w:pPr>
        <w:rPr>
          <w:noProof/>
        </w:rPr>
      </w:pPr>
    </w:p>
    <w:p w14:paraId="56A2C9F1" w14:textId="77777777" w:rsidR="00167D7B" w:rsidRDefault="00167D7B">
      <w:pPr>
        <w:rPr>
          <w:noProof/>
        </w:rPr>
      </w:pPr>
    </w:p>
    <w:p w14:paraId="24D82A04" w14:textId="77777777" w:rsidR="00167D7B" w:rsidRDefault="00167D7B">
      <w:pPr>
        <w:rPr>
          <w:noProof/>
        </w:rPr>
      </w:pPr>
    </w:p>
    <w:p w14:paraId="31E72E3B" w14:textId="77777777" w:rsidR="00167D7B" w:rsidRDefault="00167D7B">
      <w:pPr>
        <w:rPr>
          <w:noProof/>
        </w:rPr>
      </w:pPr>
    </w:p>
    <w:p w14:paraId="01E424A3" w14:textId="77777777" w:rsidR="00167D7B" w:rsidRDefault="00167D7B">
      <w:pPr>
        <w:rPr>
          <w:noProof/>
        </w:rPr>
      </w:pPr>
    </w:p>
    <w:p w14:paraId="4E7B41AD" w14:textId="77777777" w:rsidR="00167D7B" w:rsidRDefault="00167D7B">
      <w:pPr>
        <w:rPr>
          <w:noProof/>
        </w:rPr>
      </w:pPr>
    </w:p>
    <w:p w14:paraId="6A0EDD0A" w14:textId="77777777" w:rsidR="00167D7B" w:rsidRDefault="00167D7B">
      <w:pPr>
        <w:rPr>
          <w:noProof/>
        </w:rPr>
      </w:pPr>
    </w:p>
    <w:p w14:paraId="3952A727" w14:textId="77777777" w:rsidR="00167D7B" w:rsidRDefault="00167D7B">
      <w:pPr>
        <w:rPr>
          <w:noProof/>
        </w:rPr>
      </w:pPr>
    </w:p>
    <w:p w14:paraId="74DA9CCA" w14:textId="77777777" w:rsidR="00167D7B" w:rsidRPr="0028370F" w:rsidRDefault="00167D7B">
      <w:pPr>
        <w:rPr>
          <w:rFonts w:ascii="宋体" w:hAnsi="宋体"/>
          <w:i/>
          <w:iCs/>
        </w:rPr>
      </w:pPr>
    </w:p>
    <w:p w14:paraId="25B96DD7" w14:textId="1F5BC672" w:rsidR="00AB7E1D" w:rsidRDefault="00A72CA6">
      <w:pPr>
        <w:pStyle w:val="1"/>
        <w:spacing w:before="175" w:after="175"/>
      </w:pPr>
      <w:bookmarkStart w:id="42" w:name="_Toc148104378"/>
      <w:r>
        <w:lastRenderedPageBreak/>
        <w:t>4</w:t>
      </w:r>
      <w:r w:rsidR="00AB7E1D">
        <w:rPr>
          <w:rFonts w:hint="eastAsia"/>
        </w:rPr>
        <w:t xml:space="preserve">. </w:t>
      </w:r>
      <w:r w:rsidR="008A1E5B">
        <w:rPr>
          <w:rFonts w:hint="eastAsia"/>
        </w:rPr>
        <w:t>VideoSite</w:t>
      </w:r>
      <w:r w:rsidR="008A1E5B">
        <w:rPr>
          <w:rFonts w:hint="eastAsia"/>
        </w:rPr>
        <w:t>视频网站</w:t>
      </w:r>
      <w:r w:rsidR="00AB7E1D">
        <w:rPr>
          <w:rFonts w:hint="eastAsia"/>
        </w:rPr>
        <w:t>系统的模块设计</w:t>
      </w:r>
      <w:bookmarkEnd w:id="42"/>
    </w:p>
    <w:p w14:paraId="55B7942A" w14:textId="7C460AFA" w:rsidR="00AB7E1D" w:rsidRDefault="00A72CA6">
      <w:pPr>
        <w:pStyle w:val="2"/>
      </w:pPr>
      <w:bookmarkStart w:id="43" w:name="_Toc148104379"/>
      <w:r>
        <w:t>4</w:t>
      </w:r>
      <w:r w:rsidR="00AB7E1D">
        <w:rPr>
          <w:rFonts w:hint="eastAsia"/>
        </w:rPr>
        <w:t>.</w:t>
      </w:r>
      <w:r w:rsidR="00352E21">
        <w:t>1</w:t>
      </w:r>
      <w:r w:rsidR="00AB7E1D">
        <w:rPr>
          <w:rFonts w:hint="eastAsia"/>
        </w:rPr>
        <w:t xml:space="preserve"> </w:t>
      </w:r>
      <w:r w:rsidR="00AB7E1D">
        <w:rPr>
          <w:rFonts w:hint="eastAsia"/>
        </w:rPr>
        <w:t>模块</w:t>
      </w:r>
      <w:r w:rsidR="000221B5">
        <w:rPr>
          <w:rFonts w:hint="eastAsia"/>
        </w:rPr>
        <w:t>：</w:t>
      </w:r>
      <w:r w:rsidR="001E0866" w:rsidRPr="001E0866">
        <w:t>videosite-api</w:t>
      </w:r>
      <w:bookmarkEnd w:id="4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19"/>
        <w:gridCol w:w="7501"/>
      </w:tblGrid>
      <w:tr w:rsidR="00AB7E1D" w14:paraId="532764C3" w14:textId="77777777" w:rsidTr="005E1B46">
        <w:tc>
          <w:tcPr>
            <w:tcW w:w="1322" w:type="dxa"/>
            <w:shd w:val="clear" w:color="auto" w:fill="D9D9D9"/>
          </w:tcPr>
          <w:p w14:paraId="7EBBFEE6" w14:textId="77777777" w:rsidR="00AB7E1D" w:rsidRDefault="00AB7E1D">
            <w:pPr>
              <w:pStyle w:val="a3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模块名称</w:t>
            </w:r>
          </w:p>
        </w:tc>
        <w:tc>
          <w:tcPr>
            <w:tcW w:w="7398" w:type="dxa"/>
          </w:tcPr>
          <w:p w14:paraId="0D2EB020" w14:textId="6C793339" w:rsidR="00AB7E1D" w:rsidRPr="00885031" w:rsidRDefault="0026122D">
            <w:r w:rsidRPr="0026122D">
              <w:t>videosite-api</w:t>
            </w:r>
          </w:p>
        </w:tc>
      </w:tr>
      <w:tr w:rsidR="00AB7E1D" w14:paraId="48097B20" w14:textId="77777777" w:rsidTr="005E1B46">
        <w:tc>
          <w:tcPr>
            <w:tcW w:w="1322" w:type="dxa"/>
            <w:shd w:val="clear" w:color="auto" w:fill="D9D9D9"/>
          </w:tcPr>
          <w:p w14:paraId="29515BF7" w14:textId="77777777" w:rsidR="00AB7E1D" w:rsidRDefault="00AB7E1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7398" w:type="dxa"/>
          </w:tcPr>
          <w:p w14:paraId="3141E561" w14:textId="37E0A515" w:rsidR="00AB7E1D" w:rsidRPr="00885031" w:rsidRDefault="0026122D">
            <w:r w:rsidRPr="0026122D">
              <w:rPr>
                <w:rFonts w:hint="eastAsia"/>
              </w:rPr>
              <w:t>服务</w:t>
            </w:r>
            <w:r w:rsidRPr="0026122D">
              <w:rPr>
                <w:rFonts w:hint="eastAsia"/>
              </w:rPr>
              <w:t>API</w:t>
            </w:r>
            <w:r w:rsidRPr="0026122D">
              <w:rPr>
                <w:rFonts w:hint="eastAsia"/>
              </w:rPr>
              <w:t>的定义在这个模块中</w:t>
            </w:r>
          </w:p>
        </w:tc>
      </w:tr>
      <w:tr w:rsidR="00AB7E1D" w14:paraId="238BB3D4" w14:textId="77777777" w:rsidTr="005E1B46">
        <w:tc>
          <w:tcPr>
            <w:tcW w:w="1322" w:type="dxa"/>
            <w:shd w:val="clear" w:color="auto" w:fill="D9D9D9"/>
          </w:tcPr>
          <w:p w14:paraId="2EC56001" w14:textId="77777777" w:rsidR="00AB7E1D" w:rsidRDefault="00AB7E1D">
            <w:pPr>
              <w:jc w:val="center"/>
              <w:rPr>
                <w:sz w:val="18"/>
              </w:rPr>
            </w:pPr>
          </w:p>
          <w:p w14:paraId="6500D6FC" w14:textId="77777777" w:rsidR="00AB7E1D" w:rsidRDefault="00AB7E1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接口与属性</w:t>
            </w:r>
          </w:p>
        </w:tc>
        <w:tc>
          <w:tcPr>
            <w:tcW w:w="7398" w:type="dxa"/>
          </w:tcPr>
          <w:p w14:paraId="3C183583" w14:textId="77777777" w:rsidR="00AB7E1D" w:rsidRDefault="00E91081" w:rsidP="00885031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51DAF5D0">
                <v:shape id="_x0000_i1026" type="#_x0000_t75" style="width:357.6pt;height:153.6pt;visibility:visible;mso-wrap-style:square">
                  <v:imagedata r:id="rId8" o:title=""/>
                </v:shape>
              </w:pict>
            </w:r>
          </w:p>
          <w:p w14:paraId="5B4EBC94" w14:textId="77777777" w:rsidR="00D5697E" w:rsidRDefault="00E91081" w:rsidP="00885031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14BE028A">
                <v:shape id="_x0000_i1027" type="#_x0000_t75" style="width:357pt;height:128.4pt;visibility:visible;mso-wrap-style:square">
                  <v:imagedata r:id="rId9" o:title=""/>
                </v:shape>
              </w:pict>
            </w:r>
          </w:p>
          <w:p w14:paraId="3E0CB5DC" w14:textId="77777777" w:rsidR="00D5697E" w:rsidRDefault="00E91081" w:rsidP="00885031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6571DDF6">
                <v:shape id="_x0000_i1028" type="#_x0000_t75" style="width:356.4pt;height:170.4pt;visibility:visible;mso-wrap-style:square">
                  <v:imagedata r:id="rId10" o:title=""/>
                </v:shape>
              </w:pict>
            </w:r>
          </w:p>
          <w:p w14:paraId="18021927" w14:textId="291EE36C" w:rsidR="00D5697E" w:rsidRPr="00885031" w:rsidRDefault="00E91081" w:rsidP="00885031">
            <w:pPr>
              <w:pStyle w:val="ab"/>
              <w:rPr>
                <w:b/>
                <w:bCs/>
                <w:i w:val="0"/>
                <w:iCs w:val="0"/>
              </w:rPr>
            </w:pPr>
            <w:r>
              <w:rPr>
                <w:noProof/>
              </w:rPr>
              <w:lastRenderedPageBreak/>
              <w:pict w14:anchorId="06595BFD">
                <v:shape id="_x0000_i1029" type="#_x0000_t75" style="width:357.6pt;height:200.4pt;visibility:visible;mso-wrap-style:square">
                  <v:imagedata r:id="rId11" o:title=""/>
                </v:shape>
              </w:pict>
            </w:r>
          </w:p>
        </w:tc>
      </w:tr>
      <w:tr w:rsidR="00AB7E1D" w14:paraId="4B01C1CF" w14:textId="77777777" w:rsidTr="005E1B46">
        <w:tc>
          <w:tcPr>
            <w:tcW w:w="1322" w:type="dxa"/>
            <w:shd w:val="clear" w:color="auto" w:fill="D9D9D9"/>
          </w:tcPr>
          <w:p w14:paraId="417E8A82" w14:textId="77777777" w:rsidR="00AB7E1D" w:rsidRDefault="00AB7E1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数据结构</w:t>
            </w:r>
          </w:p>
          <w:p w14:paraId="2E946370" w14:textId="77777777" w:rsidR="00AB7E1D" w:rsidRDefault="00AB7E1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与算法</w:t>
            </w:r>
          </w:p>
        </w:tc>
        <w:tc>
          <w:tcPr>
            <w:tcW w:w="7398" w:type="dxa"/>
          </w:tcPr>
          <w:p w14:paraId="0385F843" w14:textId="77777777" w:rsidR="00AB7E1D" w:rsidRDefault="00E91081">
            <w:pPr>
              <w:rPr>
                <w:noProof/>
              </w:rPr>
            </w:pPr>
            <w:r>
              <w:rPr>
                <w:noProof/>
              </w:rPr>
              <w:pict w14:anchorId="20B82282">
                <v:shape id="_x0000_i1030" type="#_x0000_t75" style="width:358.8pt;height:277.8pt;visibility:visible;mso-wrap-style:square">
                  <v:imagedata r:id="rId12" o:title=""/>
                </v:shape>
              </w:pict>
            </w:r>
          </w:p>
          <w:p w14:paraId="0F276084" w14:textId="77777777" w:rsidR="00136C30" w:rsidRDefault="00E91081">
            <w:pPr>
              <w:rPr>
                <w:noProof/>
              </w:rPr>
            </w:pPr>
            <w:r>
              <w:rPr>
                <w:noProof/>
              </w:rPr>
              <w:lastRenderedPageBreak/>
              <w:pict w14:anchorId="55051150">
                <v:shape id="_x0000_i1031" type="#_x0000_t75" style="width:362.4pt;height:231.6pt;visibility:visible;mso-wrap-style:square">
                  <v:imagedata r:id="rId13" o:title=""/>
                </v:shape>
              </w:pict>
            </w:r>
          </w:p>
          <w:p w14:paraId="6A4F4C04" w14:textId="77777777" w:rsidR="00136C30" w:rsidRDefault="00E91081">
            <w:pPr>
              <w:rPr>
                <w:noProof/>
              </w:rPr>
            </w:pPr>
            <w:r>
              <w:rPr>
                <w:noProof/>
              </w:rPr>
              <w:pict w14:anchorId="2B51ABEF">
                <v:shape id="_x0000_i1032" type="#_x0000_t75" style="width:362.4pt;height:185.4pt;visibility:visible;mso-wrap-style:square">
                  <v:imagedata r:id="rId14" o:title=""/>
                </v:shape>
              </w:pict>
            </w:r>
          </w:p>
          <w:p w14:paraId="0D13707A" w14:textId="77777777" w:rsidR="00D50127" w:rsidRDefault="00E91081">
            <w:pPr>
              <w:rPr>
                <w:noProof/>
              </w:rPr>
            </w:pPr>
            <w:r>
              <w:rPr>
                <w:noProof/>
              </w:rPr>
              <w:pict w14:anchorId="6A7FC89F">
                <v:shape id="_x0000_i1033" type="#_x0000_t75" style="width:360.6pt;height:151.8pt;visibility:visible;mso-wrap-style:square">
                  <v:imagedata r:id="rId15" o:title=""/>
                </v:shape>
              </w:pict>
            </w:r>
          </w:p>
          <w:p w14:paraId="52EC36DE" w14:textId="20A6CE9B" w:rsidR="00E72F85" w:rsidRPr="00885031" w:rsidRDefault="00E91081">
            <w:pPr>
              <w:rPr>
                <w:rFonts w:ascii="宋体" w:hAnsi="宋体"/>
                <w:sz w:val="18"/>
              </w:rPr>
            </w:pPr>
            <w:r>
              <w:rPr>
                <w:noProof/>
              </w:rPr>
              <w:lastRenderedPageBreak/>
              <w:pict w14:anchorId="423B9945">
                <v:shape id="_x0000_i1034" type="#_x0000_t75" style="width:364.2pt;height:258pt;visibility:visible;mso-wrap-style:square">
                  <v:imagedata r:id="rId16" o:title=""/>
                </v:shape>
              </w:pict>
            </w:r>
          </w:p>
        </w:tc>
      </w:tr>
      <w:tr w:rsidR="00AB7E1D" w14:paraId="49A8D070" w14:textId="77777777" w:rsidTr="005E1B46">
        <w:tc>
          <w:tcPr>
            <w:tcW w:w="1322" w:type="dxa"/>
            <w:shd w:val="clear" w:color="auto" w:fill="D9D9D9"/>
          </w:tcPr>
          <w:p w14:paraId="1D74EFE7" w14:textId="77777777" w:rsidR="00AB7E1D" w:rsidRDefault="00AB7E1D">
            <w:pPr>
              <w:pStyle w:val="a3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补充说明</w:t>
            </w:r>
          </w:p>
        </w:tc>
        <w:tc>
          <w:tcPr>
            <w:tcW w:w="7398" w:type="dxa"/>
          </w:tcPr>
          <w:p w14:paraId="2A243242" w14:textId="77777777" w:rsidR="00AB7E1D" w:rsidRPr="00885031" w:rsidRDefault="00AB7E1D"/>
        </w:tc>
      </w:tr>
    </w:tbl>
    <w:p w14:paraId="19767A19" w14:textId="77777777" w:rsidR="00B540F5" w:rsidRDefault="00B540F5" w:rsidP="00B540F5"/>
    <w:p w14:paraId="5D8CAEB5" w14:textId="77777777" w:rsidR="00B540F5" w:rsidRDefault="00B540F5" w:rsidP="00B540F5"/>
    <w:p w14:paraId="08FFB21A" w14:textId="77777777" w:rsidR="00B540F5" w:rsidRDefault="00B540F5" w:rsidP="00B540F5"/>
    <w:p w14:paraId="6382B99E" w14:textId="77777777" w:rsidR="00B540F5" w:rsidRDefault="00B540F5" w:rsidP="00B540F5"/>
    <w:p w14:paraId="12631662" w14:textId="77777777" w:rsidR="00B540F5" w:rsidRDefault="00B540F5" w:rsidP="00B540F5"/>
    <w:p w14:paraId="0523D4ED" w14:textId="77777777" w:rsidR="00B540F5" w:rsidRDefault="00B540F5" w:rsidP="00B540F5"/>
    <w:p w14:paraId="4B3FD60B" w14:textId="77777777" w:rsidR="00B540F5" w:rsidRDefault="00B540F5" w:rsidP="00B540F5"/>
    <w:p w14:paraId="740C6792" w14:textId="77777777" w:rsidR="00B540F5" w:rsidRDefault="00B540F5" w:rsidP="00B540F5"/>
    <w:p w14:paraId="4054D646" w14:textId="77777777" w:rsidR="00B540F5" w:rsidRDefault="00B540F5" w:rsidP="00B540F5"/>
    <w:p w14:paraId="389CE3A9" w14:textId="77777777" w:rsidR="00B540F5" w:rsidRDefault="00B540F5" w:rsidP="00B540F5"/>
    <w:p w14:paraId="460E477A" w14:textId="77777777" w:rsidR="00B540F5" w:rsidRDefault="00B540F5" w:rsidP="00B540F5"/>
    <w:p w14:paraId="1AE67A5C" w14:textId="77777777" w:rsidR="00B540F5" w:rsidRDefault="00B540F5" w:rsidP="00B540F5"/>
    <w:p w14:paraId="316046A8" w14:textId="77777777" w:rsidR="00B540F5" w:rsidRDefault="00B540F5" w:rsidP="00B540F5"/>
    <w:p w14:paraId="2CBA7C9F" w14:textId="77777777" w:rsidR="00B540F5" w:rsidRDefault="00B540F5" w:rsidP="00B540F5"/>
    <w:p w14:paraId="34761029" w14:textId="77777777" w:rsidR="00B540F5" w:rsidRDefault="00B540F5" w:rsidP="00B540F5"/>
    <w:p w14:paraId="0A2C77AB" w14:textId="77777777" w:rsidR="00B540F5" w:rsidRDefault="00B540F5" w:rsidP="00B540F5"/>
    <w:p w14:paraId="400FAD4F" w14:textId="77777777" w:rsidR="00B540F5" w:rsidRDefault="00B540F5" w:rsidP="00B540F5"/>
    <w:p w14:paraId="0F1346E1" w14:textId="77777777" w:rsidR="00B540F5" w:rsidRDefault="00B540F5" w:rsidP="00B540F5"/>
    <w:p w14:paraId="27F4B80E" w14:textId="77777777" w:rsidR="00B540F5" w:rsidRDefault="00B540F5" w:rsidP="00B540F5"/>
    <w:p w14:paraId="398B8226" w14:textId="77777777" w:rsidR="00B540F5" w:rsidRDefault="00B540F5" w:rsidP="00B540F5"/>
    <w:p w14:paraId="33537E4C" w14:textId="47A4D46F" w:rsidR="005E1B46" w:rsidRDefault="00A72CA6" w:rsidP="005E1B46">
      <w:pPr>
        <w:pStyle w:val="2"/>
      </w:pPr>
      <w:bookmarkStart w:id="44" w:name="_Toc148104380"/>
      <w:r>
        <w:lastRenderedPageBreak/>
        <w:t>4</w:t>
      </w:r>
      <w:r w:rsidR="005E1B46">
        <w:rPr>
          <w:rFonts w:hint="eastAsia"/>
        </w:rPr>
        <w:t>.</w:t>
      </w:r>
      <w:r w:rsidR="005E1B46">
        <w:t>2</w:t>
      </w:r>
      <w:r w:rsidR="005E1B46">
        <w:rPr>
          <w:rFonts w:hint="eastAsia"/>
        </w:rPr>
        <w:t xml:space="preserve"> </w:t>
      </w:r>
      <w:r w:rsidR="005E1B46">
        <w:rPr>
          <w:rFonts w:hint="eastAsia"/>
        </w:rPr>
        <w:t>模块：</w:t>
      </w:r>
      <w:r w:rsidR="005E1B46" w:rsidRPr="001E0866">
        <w:t>videosite-</w:t>
      </w:r>
      <w:r w:rsidR="005E1B46" w:rsidRPr="005E1B46">
        <w:t>service</w:t>
      </w:r>
      <w:bookmarkEnd w:id="4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34"/>
        <w:gridCol w:w="7486"/>
      </w:tblGrid>
      <w:tr w:rsidR="00605FFF" w14:paraId="7F9C6070" w14:textId="77777777" w:rsidTr="008D3E42">
        <w:tc>
          <w:tcPr>
            <w:tcW w:w="1322" w:type="dxa"/>
            <w:shd w:val="clear" w:color="auto" w:fill="D9D9D9"/>
          </w:tcPr>
          <w:p w14:paraId="06610F7E" w14:textId="77777777" w:rsidR="00605FFF" w:rsidRDefault="00605FFF" w:rsidP="008D3E42">
            <w:pPr>
              <w:pStyle w:val="a3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模块名称</w:t>
            </w:r>
          </w:p>
        </w:tc>
        <w:tc>
          <w:tcPr>
            <w:tcW w:w="7398" w:type="dxa"/>
          </w:tcPr>
          <w:p w14:paraId="549BFF42" w14:textId="331D1A58" w:rsidR="00605FFF" w:rsidRPr="00885031" w:rsidRDefault="00605FFF" w:rsidP="008D3E42">
            <w:r w:rsidRPr="0026122D">
              <w:t>videosite-</w:t>
            </w:r>
            <w:r w:rsidR="00B958E4" w:rsidRPr="00B958E4">
              <w:t>service</w:t>
            </w:r>
          </w:p>
        </w:tc>
      </w:tr>
      <w:tr w:rsidR="00605FFF" w14:paraId="07A6B68B" w14:textId="77777777" w:rsidTr="008D3E42">
        <w:tc>
          <w:tcPr>
            <w:tcW w:w="1322" w:type="dxa"/>
            <w:shd w:val="clear" w:color="auto" w:fill="D9D9D9"/>
          </w:tcPr>
          <w:p w14:paraId="2D2CA43F" w14:textId="77777777" w:rsidR="00605FFF" w:rsidRDefault="00605FFF" w:rsidP="008D3E42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7398" w:type="dxa"/>
          </w:tcPr>
          <w:p w14:paraId="24A5CC98" w14:textId="6AC13EC3" w:rsidR="00605FFF" w:rsidRPr="00885031" w:rsidRDefault="00C50E44" w:rsidP="008D3E42">
            <w:r w:rsidRPr="00C50E44">
              <w:rPr>
                <w:rFonts w:hint="eastAsia"/>
              </w:rPr>
              <w:t xml:space="preserve">service </w:t>
            </w:r>
            <w:r w:rsidRPr="00C50E44">
              <w:rPr>
                <w:rFonts w:hint="eastAsia"/>
              </w:rPr>
              <w:t>模块，对应</w:t>
            </w:r>
            <w:r w:rsidRPr="00C50E44">
              <w:rPr>
                <w:rFonts w:hint="eastAsia"/>
              </w:rPr>
              <w:t xml:space="preserve"> MVC </w:t>
            </w:r>
            <w:r w:rsidRPr="00C50E44">
              <w:rPr>
                <w:rFonts w:hint="eastAsia"/>
              </w:rPr>
              <w:t>的</w:t>
            </w:r>
            <w:r w:rsidRPr="00C50E44">
              <w:rPr>
                <w:rFonts w:hint="eastAsia"/>
              </w:rPr>
              <w:t xml:space="preserve"> M </w:t>
            </w:r>
            <w:r w:rsidRPr="00C50E44">
              <w:rPr>
                <w:rFonts w:hint="eastAsia"/>
              </w:rPr>
              <w:t>概念，存放核心业务逻辑代码</w:t>
            </w:r>
          </w:p>
        </w:tc>
      </w:tr>
      <w:tr w:rsidR="00605FFF" w14:paraId="5B218C53" w14:textId="77777777" w:rsidTr="008D3E42">
        <w:tc>
          <w:tcPr>
            <w:tcW w:w="1322" w:type="dxa"/>
            <w:shd w:val="clear" w:color="auto" w:fill="D9D9D9"/>
          </w:tcPr>
          <w:p w14:paraId="21B5A560" w14:textId="77777777" w:rsidR="00605FFF" w:rsidRDefault="00605FFF" w:rsidP="008D3E42">
            <w:pPr>
              <w:jc w:val="center"/>
              <w:rPr>
                <w:sz w:val="18"/>
              </w:rPr>
            </w:pPr>
          </w:p>
          <w:p w14:paraId="5096142A" w14:textId="77777777" w:rsidR="00605FFF" w:rsidRDefault="00605FFF" w:rsidP="008D3E42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接口与属性</w:t>
            </w:r>
          </w:p>
        </w:tc>
        <w:tc>
          <w:tcPr>
            <w:tcW w:w="7398" w:type="dxa"/>
          </w:tcPr>
          <w:p w14:paraId="28906341" w14:textId="1E7A910D" w:rsidR="00605FFF" w:rsidRDefault="00E91081" w:rsidP="008D3E42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1C63984F">
                <v:shape id="_x0000_i1035" type="#_x0000_t75" style="width:359.4pt;height:376.2pt;visibility:visible;mso-wrap-style:square">
                  <v:imagedata r:id="rId17" o:title=""/>
                </v:shape>
              </w:pict>
            </w:r>
          </w:p>
          <w:p w14:paraId="463C7FD7" w14:textId="17EA973F" w:rsidR="00605FFF" w:rsidRDefault="00E91081" w:rsidP="008D3E42">
            <w:pPr>
              <w:pStyle w:val="ab"/>
              <w:rPr>
                <w:noProof/>
              </w:rPr>
            </w:pPr>
            <w:r>
              <w:rPr>
                <w:noProof/>
              </w:rPr>
              <w:lastRenderedPageBreak/>
              <w:pict w14:anchorId="48D62C43">
                <v:shape id="图片 1" o:spid="_x0000_i1036" type="#_x0000_t75" style="width:5in;height:349.2pt;visibility:visible;mso-wrap-style:square">
                  <v:imagedata r:id="rId18" o:title=""/>
                </v:shape>
              </w:pict>
            </w:r>
          </w:p>
          <w:p w14:paraId="1A014309" w14:textId="6F881E61" w:rsidR="00605FFF" w:rsidRDefault="00E91081" w:rsidP="008D3E42">
            <w:pPr>
              <w:pStyle w:val="ab"/>
              <w:rPr>
                <w:noProof/>
              </w:rPr>
            </w:pPr>
            <w:r>
              <w:rPr>
                <w:noProof/>
              </w:rPr>
              <w:lastRenderedPageBreak/>
              <w:pict w14:anchorId="63BAD03B">
                <v:shape id="_x0000_i1037" type="#_x0000_t75" style="width:362.4pt;height:378.6pt;visibility:visible;mso-wrap-style:square">
                  <v:imagedata r:id="rId19" o:title=""/>
                </v:shape>
              </w:pict>
            </w:r>
          </w:p>
          <w:p w14:paraId="5C9DBE13" w14:textId="77777777" w:rsidR="00605FFF" w:rsidRDefault="00E91081" w:rsidP="008D3E42">
            <w:pPr>
              <w:pStyle w:val="ab"/>
              <w:rPr>
                <w:b/>
                <w:i w:val="0"/>
                <w:noProof/>
              </w:rPr>
            </w:pPr>
            <w:r>
              <w:rPr>
                <w:b/>
                <w:i w:val="0"/>
                <w:noProof/>
              </w:rPr>
              <w:pict w14:anchorId="1B559FA8">
                <v:shape id="_x0000_i1038" type="#_x0000_t75" style="width:363pt;height:222pt;visibility:visible;mso-wrap-style:square">
                  <v:imagedata r:id="rId20" o:title=""/>
                </v:shape>
              </w:pict>
            </w:r>
          </w:p>
          <w:p w14:paraId="3D756146" w14:textId="22C6BF80" w:rsidR="00E37211" w:rsidRPr="00885031" w:rsidRDefault="00E91081" w:rsidP="008D3E42">
            <w:pPr>
              <w:pStyle w:val="ab"/>
              <w:rPr>
                <w:b/>
                <w:bCs/>
                <w:i w:val="0"/>
                <w:iCs w:val="0"/>
              </w:rPr>
            </w:pPr>
            <w:r>
              <w:rPr>
                <w:noProof/>
              </w:rPr>
              <w:pict w14:anchorId="7C1AEDE9">
                <v:shape id="_x0000_i1039" type="#_x0000_t75" style="width:363.6pt;height:60.6pt;visibility:visible;mso-wrap-style:square">
                  <v:imagedata r:id="rId21" o:title=""/>
                </v:shape>
              </w:pict>
            </w:r>
          </w:p>
        </w:tc>
      </w:tr>
      <w:tr w:rsidR="00605FFF" w14:paraId="6DECF110" w14:textId="77777777" w:rsidTr="008D3E42">
        <w:tc>
          <w:tcPr>
            <w:tcW w:w="1322" w:type="dxa"/>
            <w:shd w:val="clear" w:color="auto" w:fill="D9D9D9"/>
          </w:tcPr>
          <w:p w14:paraId="31113A73" w14:textId="77777777" w:rsidR="00605FFF" w:rsidRDefault="00605FFF" w:rsidP="008D3E42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数据结构</w:t>
            </w:r>
          </w:p>
          <w:p w14:paraId="7CFC0FA3" w14:textId="77777777" w:rsidR="00605FFF" w:rsidRDefault="00605FFF" w:rsidP="008D3E42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与算法</w:t>
            </w:r>
          </w:p>
        </w:tc>
        <w:tc>
          <w:tcPr>
            <w:tcW w:w="7398" w:type="dxa"/>
          </w:tcPr>
          <w:p w14:paraId="6CF0D374" w14:textId="62EA9A1C" w:rsidR="00605FFF" w:rsidRPr="00885031" w:rsidRDefault="00E91081" w:rsidP="008D3E42">
            <w:pPr>
              <w:rPr>
                <w:rFonts w:ascii="宋体" w:hAnsi="宋体"/>
                <w:sz w:val="18"/>
              </w:rPr>
            </w:pPr>
            <w:r>
              <w:rPr>
                <w:noProof/>
              </w:rPr>
              <w:pict w14:anchorId="3A95EB3D">
                <v:shape id="_x0000_i1040" type="#_x0000_t75" style="width:362.4pt;height:150pt;visibility:visible;mso-wrap-style:square">
                  <v:imagedata r:id="rId22" o:title=""/>
                </v:shape>
              </w:pict>
            </w:r>
          </w:p>
        </w:tc>
      </w:tr>
      <w:tr w:rsidR="00605FFF" w14:paraId="4056F262" w14:textId="77777777" w:rsidTr="008D3E42">
        <w:tc>
          <w:tcPr>
            <w:tcW w:w="1322" w:type="dxa"/>
            <w:shd w:val="clear" w:color="auto" w:fill="D9D9D9"/>
          </w:tcPr>
          <w:p w14:paraId="35E8F09E" w14:textId="77777777" w:rsidR="00605FFF" w:rsidRDefault="00605FFF" w:rsidP="008D3E42">
            <w:pPr>
              <w:pStyle w:val="a3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补充说明</w:t>
            </w:r>
          </w:p>
        </w:tc>
        <w:tc>
          <w:tcPr>
            <w:tcW w:w="7398" w:type="dxa"/>
          </w:tcPr>
          <w:p w14:paraId="4463B657" w14:textId="77777777" w:rsidR="00605FFF" w:rsidRPr="00885031" w:rsidRDefault="00605FFF" w:rsidP="008D3E42"/>
        </w:tc>
      </w:tr>
    </w:tbl>
    <w:p w14:paraId="348FA0ED" w14:textId="77777777" w:rsidR="005B352C" w:rsidRDefault="005B352C" w:rsidP="005B352C"/>
    <w:p w14:paraId="53C09C89" w14:textId="77777777" w:rsidR="005B352C" w:rsidRDefault="005B352C" w:rsidP="005B352C"/>
    <w:p w14:paraId="4694CE60" w14:textId="77777777" w:rsidR="005B352C" w:rsidRDefault="005B352C" w:rsidP="005B352C"/>
    <w:p w14:paraId="0503A98C" w14:textId="77777777" w:rsidR="005B352C" w:rsidRDefault="005B352C" w:rsidP="005B352C"/>
    <w:p w14:paraId="328C27DF" w14:textId="77777777" w:rsidR="005B352C" w:rsidRDefault="005B352C" w:rsidP="005B352C"/>
    <w:p w14:paraId="171E3B95" w14:textId="77777777" w:rsidR="005B352C" w:rsidRDefault="005B352C" w:rsidP="005B352C"/>
    <w:p w14:paraId="28E7D653" w14:textId="77777777" w:rsidR="005B352C" w:rsidRDefault="005B352C" w:rsidP="005B352C"/>
    <w:p w14:paraId="234F0331" w14:textId="77777777" w:rsidR="005B352C" w:rsidRDefault="005B352C" w:rsidP="005B352C"/>
    <w:p w14:paraId="38EDF0B0" w14:textId="77777777" w:rsidR="005B352C" w:rsidRDefault="005B352C" w:rsidP="005B352C"/>
    <w:p w14:paraId="348EEF3F" w14:textId="77777777" w:rsidR="005B352C" w:rsidRDefault="005B352C" w:rsidP="005B352C"/>
    <w:p w14:paraId="5BAE0877" w14:textId="77777777" w:rsidR="005B352C" w:rsidRDefault="005B352C" w:rsidP="005B352C"/>
    <w:p w14:paraId="775BA9ED" w14:textId="77777777" w:rsidR="005B352C" w:rsidRDefault="005B352C" w:rsidP="005B352C"/>
    <w:p w14:paraId="27805291" w14:textId="77777777" w:rsidR="005B352C" w:rsidRDefault="005B352C" w:rsidP="005B352C"/>
    <w:p w14:paraId="06EA2004" w14:textId="77777777" w:rsidR="005B352C" w:rsidRDefault="005B352C" w:rsidP="005B352C"/>
    <w:p w14:paraId="11894F13" w14:textId="77777777" w:rsidR="005B352C" w:rsidRDefault="005B352C" w:rsidP="005B352C"/>
    <w:p w14:paraId="55578AA4" w14:textId="77777777" w:rsidR="005B352C" w:rsidRDefault="005B352C" w:rsidP="005B352C"/>
    <w:p w14:paraId="1E66EEB6" w14:textId="77777777" w:rsidR="005B352C" w:rsidRDefault="005B352C" w:rsidP="005B352C"/>
    <w:p w14:paraId="55E3CEDD" w14:textId="77777777" w:rsidR="005B352C" w:rsidRDefault="005B352C" w:rsidP="005B352C"/>
    <w:p w14:paraId="212DD4C7" w14:textId="77777777" w:rsidR="005B352C" w:rsidRDefault="005B352C" w:rsidP="005B352C"/>
    <w:p w14:paraId="5B833214" w14:textId="77777777" w:rsidR="005B352C" w:rsidRDefault="005B352C" w:rsidP="005B352C"/>
    <w:p w14:paraId="4DC6F68D" w14:textId="77777777" w:rsidR="005B352C" w:rsidRDefault="005B352C" w:rsidP="005B352C"/>
    <w:p w14:paraId="7ECF5FE1" w14:textId="77777777" w:rsidR="005B352C" w:rsidRDefault="005B352C" w:rsidP="005B352C"/>
    <w:p w14:paraId="75DD7A92" w14:textId="77777777" w:rsidR="005B352C" w:rsidRDefault="005B352C" w:rsidP="005B352C"/>
    <w:p w14:paraId="35BD3EB0" w14:textId="77777777" w:rsidR="005B352C" w:rsidRDefault="005B352C" w:rsidP="005B352C"/>
    <w:p w14:paraId="74E8AAB6" w14:textId="77777777" w:rsidR="005B352C" w:rsidRDefault="005B352C" w:rsidP="005B352C"/>
    <w:p w14:paraId="6BFD772E" w14:textId="77777777" w:rsidR="005B352C" w:rsidRDefault="005B352C" w:rsidP="005B352C"/>
    <w:p w14:paraId="06EA0C3C" w14:textId="112787C1" w:rsidR="00E1403F" w:rsidRDefault="00A72CA6" w:rsidP="00E1403F">
      <w:pPr>
        <w:pStyle w:val="2"/>
      </w:pPr>
      <w:bookmarkStart w:id="45" w:name="_Toc148104381"/>
      <w:r>
        <w:lastRenderedPageBreak/>
        <w:t>4</w:t>
      </w:r>
      <w:r w:rsidR="00E1403F">
        <w:rPr>
          <w:rFonts w:hint="eastAsia"/>
        </w:rPr>
        <w:t>.</w:t>
      </w:r>
      <w:r w:rsidR="00E1403F">
        <w:t>3</w:t>
      </w:r>
      <w:r w:rsidR="00E1403F">
        <w:rPr>
          <w:rFonts w:hint="eastAsia"/>
        </w:rPr>
        <w:t xml:space="preserve"> </w:t>
      </w:r>
      <w:r w:rsidR="00E1403F">
        <w:rPr>
          <w:rFonts w:hint="eastAsia"/>
        </w:rPr>
        <w:t>模块：</w:t>
      </w:r>
      <w:r w:rsidR="00E1403F" w:rsidRPr="001E0866">
        <w:t>videosite-</w:t>
      </w:r>
      <w:r w:rsidR="00E1403F">
        <w:rPr>
          <w:rFonts w:hint="eastAsia"/>
        </w:rPr>
        <w:t>web</w:t>
      </w:r>
      <w:bookmarkEnd w:id="4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5"/>
        <w:gridCol w:w="7515"/>
      </w:tblGrid>
      <w:tr w:rsidR="00E1403F" w14:paraId="4A2B8E9D" w14:textId="77777777" w:rsidTr="00CA7543"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841882A" w14:textId="77777777" w:rsidR="00E1403F" w:rsidRDefault="00E1403F">
            <w:pPr>
              <w:pStyle w:val="a3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模块名称</w:t>
            </w:r>
          </w:p>
        </w:tc>
        <w:tc>
          <w:tcPr>
            <w:tcW w:w="7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177BE" w14:textId="4C281A96" w:rsidR="00E1403F" w:rsidRDefault="00E1403F">
            <w:r>
              <w:t>videosite-</w:t>
            </w:r>
            <w:r w:rsidR="00945D85">
              <w:rPr>
                <w:rFonts w:hint="eastAsia"/>
              </w:rPr>
              <w:t>web</w:t>
            </w:r>
          </w:p>
        </w:tc>
      </w:tr>
      <w:tr w:rsidR="00E1403F" w14:paraId="39FDCAF2" w14:textId="77777777" w:rsidTr="00CA7543"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40AE7AB" w14:textId="77777777" w:rsidR="00E1403F" w:rsidRDefault="00E1403F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7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63B4D" w14:textId="2FFA05AA" w:rsidR="00E1403F" w:rsidRDefault="00322A60">
            <w:r w:rsidRPr="0072082D">
              <w:rPr>
                <w:rFonts w:hint="eastAsia"/>
                <w:sz w:val="18"/>
              </w:rPr>
              <w:t xml:space="preserve">web </w:t>
            </w:r>
            <w:r w:rsidRPr="0072082D">
              <w:rPr>
                <w:rFonts w:hint="eastAsia"/>
                <w:sz w:val="18"/>
              </w:rPr>
              <w:t>模块，对应</w:t>
            </w:r>
            <w:r w:rsidRPr="0072082D">
              <w:rPr>
                <w:rFonts w:hint="eastAsia"/>
                <w:sz w:val="18"/>
              </w:rPr>
              <w:t xml:space="preserve"> MVC </w:t>
            </w:r>
            <w:r w:rsidRPr="0072082D">
              <w:rPr>
                <w:rFonts w:hint="eastAsia"/>
                <w:sz w:val="18"/>
              </w:rPr>
              <w:t>的</w:t>
            </w:r>
            <w:r w:rsidRPr="0072082D">
              <w:rPr>
                <w:rFonts w:hint="eastAsia"/>
                <w:sz w:val="18"/>
              </w:rPr>
              <w:t xml:space="preserve"> V </w:t>
            </w:r>
            <w:r w:rsidRPr="0072082D">
              <w:rPr>
                <w:rFonts w:hint="eastAsia"/>
                <w:sz w:val="18"/>
              </w:rPr>
              <w:t>概念，存放视图层的逻辑</w:t>
            </w:r>
          </w:p>
        </w:tc>
      </w:tr>
      <w:tr w:rsidR="00E1403F" w14:paraId="3AEF8F53" w14:textId="77777777" w:rsidTr="00CA7543"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85F74D0" w14:textId="77777777" w:rsidR="00E1403F" w:rsidRDefault="00E1403F">
            <w:pPr>
              <w:jc w:val="center"/>
              <w:rPr>
                <w:sz w:val="18"/>
              </w:rPr>
            </w:pPr>
          </w:p>
          <w:p w14:paraId="611133AA" w14:textId="77777777" w:rsidR="00E1403F" w:rsidRDefault="00E1403F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接口与属性</w:t>
            </w:r>
          </w:p>
        </w:tc>
        <w:tc>
          <w:tcPr>
            <w:tcW w:w="7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7F45F" w14:textId="527C5BFF" w:rsidR="00E1403F" w:rsidRDefault="00E91081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6ACBC8EF">
                <v:shape id="_x0000_i1041" type="#_x0000_t75" style="width:362.4pt;height:136.8pt;visibility:visible;mso-wrap-style:square">
                  <v:imagedata r:id="rId23" o:title=""/>
                </v:shape>
              </w:pict>
            </w:r>
          </w:p>
          <w:p w14:paraId="2266C4C5" w14:textId="2D72829D" w:rsidR="00E1403F" w:rsidRDefault="00E91081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786809FE">
                <v:shape id="_x0000_i1042" type="#_x0000_t75" style="width:364.8pt;height:177pt;visibility:visible;mso-wrap-style:square">
                  <v:imagedata r:id="rId24" o:title=""/>
                </v:shape>
              </w:pict>
            </w:r>
          </w:p>
          <w:p w14:paraId="5B976E8A" w14:textId="4FB55CE0" w:rsidR="00E1403F" w:rsidRDefault="00E91081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4731A353">
                <v:shape id="_x0000_i1043" type="#_x0000_t75" style="width:364.8pt;height:225.6pt;visibility:visible;mso-wrap-style:square">
                  <v:imagedata r:id="rId25" o:title=""/>
                </v:shape>
              </w:pict>
            </w:r>
          </w:p>
          <w:p w14:paraId="004446B4" w14:textId="0312DADE" w:rsidR="00E1403F" w:rsidRDefault="00E91081">
            <w:pPr>
              <w:pStyle w:val="ab"/>
              <w:rPr>
                <w:b/>
                <w:bCs/>
                <w:i w:val="0"/>
                <w:iCs w:val="0"/>
              </w:rPr>
            </w:pPr>
            <w:r>
              <w:rPr>
                <w:noProof/>
              </w:rPr>
              <w:lastRenderedPageBreak/>
              <w:pict w14:anchorId="34058359">
                <v:shape id="_x0000_i1044" type="#_x0000_t75" style="width:364.8pt;height:198pt;visibility:visible;mso-wrap-style:square">
                  <v:imagedata r:id="rId26" o:title=""/>
                </v:shape>
              </w:pict>
            </w:r>
          </w:p>
          <w:p w14:paraId="6E0655BB" w14:textId="1E474435" w:rsidR="0033281B" w:rsidRDefault="00E91081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05D055D4">
                <v:shape id="_x0000_i1045" type="#_x0000_t75" style="width:364.2pt;height:294pt;visibility:visible;mso-wrap-style:square">
                  <v:imagedata r:id="rId27" o:title=""/>
                </v:shape>
              </w:pict>
            </w:r>
          </w:p>
          <w:p w14:paraId="4C7D18D5" w14:textId="77777777" w:rsidR="00523FB4" w:rsidRDefault="00E91081">
            <w:pPr>
              <w:pStyle w:val="ab"/>
              <w:rPr>
                <w:noProof/>
              </w:rPr>
            </w:pPr>
            <w:r>
              <w:rPr>
                <w:noProof/>
              </w:rPr>
              <w:lastRenderedPageBreak/>
              <w:pict w14:anchorId="34EA576C">
                <v:shape id="_x0000_i1046" type="#_x0000_t75" style="width:362.4pt;height:204.6pt;visibility:visible;mso-wrap-style:square">
                  <v:imagedata r:id="rId28" o:title=""/>
                </v:shape>
              </w:pict>
            </w:r>
          </w:p>
          <w:p w14:paraId="1BF15C38" w14:textId="77777777" w:rsidR="00873510" w:rsidRDefault="00E91081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72F6F347">
                <v:shape id="_x0000_i1047" type="#_x0000_t75" style="width:363pt;height:97.8pt;visibility:visible;mso-wrap-style:square">
                  <v:imagedata r:id="rId29" o:title=""/>
                </v:shape>
              </w:pict>
            </w:r>
          </w:p>
          <w:p w14:paraId="5B788E14" w14:textId="3143F619" w:rsidR="00873510" w:rsidRDefault="00E91081">
            <w:pPr>
              <w:pStyle w:val="ab"/>
              <w:rPr>
                <w:b/>
                <w:bCs/>
                <w:i w:val="0"/>
                <w:iCs w:val="0"/>
              </w:rPr>
            </w:pPr>
            <w:r>
              <w:rPr>
                <w:noProof/>
              </w:rPr>
              <w:pict w14:anchorId="4FE83D55">
                <v:shape id="_x0000_i1048" type="#_x0000_t75" style="width:364.8pt;height:322.8pt;visibility:visible;mso-wrap-style:square">
                  <v:imagedata r:id="rId30" o:title=""/>
                </v:shape>
              </w:pict>
            </w:r>
          </w:p>
        </w:tc>
      </w:tr>
      <w:tr w:rsidR="00E1403F" w14:paraId="2E8BA169" w14:textId="77777777" w:rsidTr="00CA7543"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35A38E0" w14:textId="77777777" w:rsidR="00E1403F" w:rsidRDefault="00E1403F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数据结构</w:t>
            </w:r>
          </w:p>
          <w:p w14:paraId="07449510" w14:textId="77777777" w:rsidR="00E1403F" w:rsidRDefault="00E1403F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与算法</w:t>
            </w:r>
          </w:p>
        </w:tc>
        <w:tc>
          <w:tcPr>
            <w:tcW w:w="7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73651" w14:textId="77777777" w:rsidR="00E1403F" w:rsidRDefault="00E1403F">
            <w:pPr>
              <w:rPr>
                <w:rFonts w:ascii="宋体" w:hAnsi="宋体"/>
                <w:sz w:val="18"/>
              </w:rPr>
            </w:pPr>
          </w:p>
        </w:tc>
      </w:tr>
    </w:tbl>
    <w:p w14:paraId="257ECF70" w14:textId="77777777" w:rsidR="005A1F83" w:rsidRDefault="005A1F83" w:rsidP="005A1F83"/>
    <w:p w14:paraId="752FACAD" w14:textId="2085BBC8" w:rsidR="008923DD" w:rsidRDefault="00A655D3" w:rsidP="00D23852">
      <w:pPr>
        <w:pStyle w:val="1"/>
        <w:spacing w:before="175" w:after="175"/>
      </w:pPr>
      <w:bookmarkStart w:id="46" w:name="_Toc148104382"/>
      <w:r>
        <w:lastRenderedPageBreak/>
        <w:t>5</w:t>
      </w:r>
      <w:r w:rsidR="008923DD">
        <w:t xml:space="preserve"> </w:t>
      </w:r>
      <w:r w:rsidR="008923DD">
        <w:rPr>
          <w:rFonts w:hint="eastAsia"/>
        </w:rPr>
        <w:t>页面表单设计</w:t>
      </w:r>
      <w:bookmarkEnd w:id="46"/>
    </w:p>
    <w:p w14:paraId="0CD5A743" w14:textId="09EEA8C7" w:rsidR="008923DD" w:rsidRDefault="00CA581A" w:rsidP="00F219FF">
      <w:pPr>
        <w:pStyle w:val="2"/>
        <w:spacing w:before="175" w:after="175"/>
      </w:pPr>
      <w:bookmarkStart w:id="47" w:name="_Toc148104383"/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注册表单</w:t>
      </w:r>
      <w:bookmarkEnd w:id="4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1276"/>
        <w:gridCol w:w="1276"/>
        <w:gridCol w:w="1276"/>
        <w:gridCol w:w="3650"/>
      </w:tblGrid>
      <w:tr w:rsidR="00000000" w14:paraId="33B27241" w14:textId="77777777">
        <w:tc>
          <w:tcPr>
            <w:tcW w:w="1242" w:type="dxa"/>
            <w:shd w:val="clear" w:color="auto" w:fill="BFBFBF"/>
          </w:tcPr>
          <w:p w14:paraId="19416D01" w14:textId="2A0AE3DC" w:rsidR="004846C6" w:rsidRDefault="004846C6" w:rsidP="004846C6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输入元素</w:t>
            </w:r>
          </w:p>
        </w:tc>
        <w:tc>
          <w:tcPr>
            <w:tcW w:w="1276" w:type="dxa"/>
            <w:shd w:val="clear" w:color="auto" w:fill="BFBFBF"/>
          </w:tcPr>
          <w:p w14:paraId="7DFF8BA3" w14:textId="7AD825B9" w:rsidR="004846C6" w:rsidRDefault="004846C6" w:rsidP="004846C6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元素说明</w:t>
            </w:r>
          </w:p>
        </w:tc>
        <w:tc>
          <w:tcPr>
            <w:tcW w:w="1276" w:type="dxa"/>
            <w:shd w:val="clear" w:color="auto" w:fill="BFBFBF"/>
          </w:tcPr>
          <w:p w14:paraId="4F9CE8F8" w14:textId="239E5B20" w:rsidR="004846C6" w:rsidRDefault="004846C6" w:rsidP="004846C6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控件类型</w:t>
            </w:r>
          </w:p>
        </w:tc>
        <w:tc>
          <w:tcPr>
            <w:tcW w:w="1276" w:type="dxa"/>
            <w:shd w:val="clear" w:color="auto" w:fill="BFBFBF"/>
          </w:tcPr>
          <w:p w14:paraId="51A25C91" w14:textId="7A81C675" w:rsidR="004846C6" w:rsidRDefault="004846C6" w:rsidP="004846C6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数据类型</w:t>
            </w:r>
          </w:p>
        </w:tc>
        <w:tc>
          <w:tcPr>
            <w:tcW w:w="3650" w:type="dxa"/>
            <w:shd w:val="clear" w:color="auto" w:fill="BFBFBF"/>
          </w:tcPr>
          <w:p w14:paraId="5CC604C9" w14:textId="2359B178" w:rsidR="004846C6" w:rsidRDefault="006313F6" w:rsidP="004846C6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约束</w:t>
            </w:r>
          </w:p>
        </w:tc>
      </w:tr>
      <w:tr w:rsidR="00000000" w14:paraId="2CD474DA" w14:textId="77777777">
        <w:tc>
          <w:tcPr>
            <w:tcW w:w="1242" w:type="dxa"/>
            <w:shd w:val="clear" w:color="auto" w:fill="auto"/>
          </w:tcPr>
          <w:p w14:paraId="5FD5FC48" w14:textId="7CACBD6A" w:rsidR="004846C6" w:rsidRDefault="006313F6" w:rsidP="004846C6">
            <w:pPr>
              <w:rPr>
                <w:rFonts w:hint="eastAsia"/>
              </w:rPr>
            </w:pPr>
            <w:r w:rsidRPr="006313F6">
              <w:t>username</w:t>
            </w:r>
          </w:p>
        </w:tc>
        <w:tc>
          <w:tcPr>
            <w:tcW w:w="1276" w:type="dxa"/>
            <w:shd w:val="clear" w:color="auto" w:fill="auto"/>
          </w:tcPr>
          <w:p w14:paraId="2F3C39BD" w14:textId="7780AC24" w:rsidR="004846C6" w:rsidRDefault="006313F6" w:rsidP="004846C6">
            <w:pPr>
              <w:rPr>
                <w:rFonts w:hint="eastAsia"/>
              </w:rPr>
            </w:pPr>
            <w:r w:rsidRPr="006313F6">
              <w:rPr>
                <w:rFonts w:hint="eastAsia"/>
              </w:rPr>
              <w:t>用户名</w:t>
            </w:r>
          </w:p>
        </w:tc>
        <w:tc>
          <w:tcPr>
            <w:tcW w:w="1276" w:type="dxa"/>
            <w:shd w:val="clear" w:color="auto" w:fill="auto"/>
          </w:tcPr>
          <w:p w14:paraId="347FCA7F" w14:textId="0C70F029" w:rsidR="004846C6" w:rsidRDefault="006313F6" w:rsidP="004846C6">
            <w:pPr>
              <w:rPr>
                <w:rFonts w:hint="eastAsia"/>
              </w:rPr>
            </w:pPr>
            <w:r>
              <w:rPr>
                <w:rFonts w:hint="eastAsia"/>
              </w:rPr>
              <w:t>文本框</w:t>
            </w:r>
          </w:p>
        </w:tc>
        <w:tc>
          <w:tcPr>
            <w:tcW w:w="1276" w:type="dxa"/>
            <w:shd w:val="clear" w:color="auto" w:fill="auto"/>
          </w:tcPr>
          <w:p w14:paraId="258844E0" w14:textId="471251F5" w:rsidR="004846C6" w:rsidRDefault="006313F6" w:rsidP="004846C6">
            <w:pPr>
              <w:rPr>
                <w:rFonts w:hint="eastAsia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3650" w:type="dxa"/>
            <w:shd w:val="clear" w:color="auto" w:fill="auto"/>
          </w:tcPr>
          <w:p w14:paraId="77C71DF0" w14:textId="465F2389" w:rsidR="006313F6" w:rsidRDefault="006313F6" w:rsidP="004846C6">
            <w:pPr>
              <w:rPr>
                <w:rFonts w:hint="eastAsia"/>
              </w:rPr>
            </w:pPr>
            <w:r>
              <w:rPr>
                <w:rFonts w:hint="eastAsia"/>
              </w:rPr>
              <w:t>非空、唯一、只允许大写或小写字母或数字或英文下划线</w:t>
            </w:r>
          </w:p>
        </w:tc>
      </w:tr>
      <w:tr w:rsidR="00000000" w14:paraId="56C37D21" w14:textId="77777777">
        <w:tc>
          <w:tcPr>
            <w:tcW w:w="1242" w:type="dxa"/>
            <w:shd w:val="clear" w:color="auto" w:fill="auto"/>
          </w:tcPr>
          <w:p w14:paraId="6D93A1FD" w14:textId="28D2F6DA" w:rsidR="004846C6" w:rsidRDefault="006313F6" w:rsidP="004846C6">
            <w:pPr>
              <w:rPr>
                <w:rFonts w:hint="eastAsia"/>
              </w:rPr>
            </w:pPr>
            <w:r w:rsidRPr="006313F6">
              <w:t>nickname</w:t>
            </w:r>
          </w:p>
        </w:tc>
        <w:tc>
          <w:tcPr>
            <w:tcW w:w="1276" w:type="dxa"/>
            <w:shd w:val="clear" w:color="auto" w:fill="auto"/>
          </w:tcPr>
          <w:p w14:paraId="53BA5C19" w14:textId="7521F1D1" w:rsidR="004846C6" w:rsidRDefault="006313F6" w:rsidP="004846C6">
            <w:pPr>
              <w:rPr>
                <w:rFonts w:hint="eastAsia"/>
              </w:rPr>
            </w:pPr>
            <w:r w:rsidRPr="006313F6">
              <w:rPr>
                <w:rFonts w:hint="eastAsia"/>
              </w:rPr>
              <w:t>昵称</w:t>
            </w:r>
          </w:p>
        </w:tc>
        <w:tc>
          <w:tcPr>
            <w:tcW w:w="1276" w:type="dxa"/>
            <w:shd w:val="clear" w:color="auto" w:fill="auto"/>
          </w:tcPr>
          <w:p w14:paraId="2F6C0838" w14:textId="0A98ECBA" w:rsidR="004846C6" w:rsidRDefault="006313F6" w:rsidP="004846C6">
            <w:pPr>
              <w:rPr>
                <w:rFonts w:hint="eastAsia"/>
              </w:rPr>
            </w:pPr>
            <w:r>
              <w:rPr>
                <w:rFonts w:hint="eastAsia"/>
              </w:rPr>
              <w:t>文本框</w:t>
            </w:r>
          </w:p>
        </w:tc>
        <w:tc>
          <w:tcPr>
            <w:tcW w:w="1276" w:type="dxa"/>
            <w:shd w:val="clear" w:color="auto" w:fill="auto"/>
          </w:tcPr>
          <w:p w14:paraId="5E841DB7" w14:textId="704F9162" w:rsidR="004846C6" w:rsidRDefault="006313F6" w:rsidP="004846C6">
            <w:pPr>
              <w:rPr>
                <w:rFonts w:hint="eastAsia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3650" w:type="dxa"/>
            <w:shd w:val="clear" w:color="auto" w:fill="auto"/>
          </w:tcPr>
          <w:p w14:paraId="0D74D95D" w14:textId="7BBFD97F" w:rsidR="004846C6" w:rsidRDefault="00F41BA7" w:rsidP="004846C6">
            <w:pPr>
              <w:rPr>
                <w:rFonts w:hint="eastAsia"/>
              </w:rPr>
            </w:pPr>
            <w:r>
              <w:rPr>
                <w:rFonts w:hint="eastAsia"/>
              </w:rPr>
              <w:t>非空</w:t>
            </w:r>
          </w:p>
        </w:tc>
      </w:tr>
      <w:tr w:rsidR="00000000" w14:paraId="48CB49F5" w14:textId="77777777">
        <w:tc>
          <w:tcPr>
            <w:tcW w:w="1242" w:type="dxa"/>
            <w:shd w:val="clear" w:color="auto" w:fill="auto"/>
          </w:tcPr>
          <w:p w14:paraId="64243D8B" w14:textId="1E5058DC" w:rsidR="00F41BA7" w:rsidRPr="006313F6" w:rsidRDefault="00F41BA7" w:rsidP="004846C6">
            <w:r w:rsidRPr="00F41BA7">
              <w:t>password</w:t>
            </w:r>
          </w:p>
        </w:tc>
        <w:tc>
          <w:tcPr>
            <w:tcW w:w="1276" w:type="dxa"/>
            <w:shd w:val="clear" w:color="auto" w:fill="auto"/>
          </w:tcPr>
          <w:p w14:paraId="5D59F90D" w14:textId="2B35B3E0" w:rsidR="00F41BA7" w:rsidRPr="006313F6" w:rsidRDefault="00F41BA7" w:rsidP="004846C6">
            <w:pPr>
              <w:rPr>
                <w:rFonts w:hint="eastAsia"/>
              </w:rPr>
            </w:pPr>
            <w:r w:rsidRPr="00F41BA7">
              <w:rPr>
                <w:rFonts w:hint="eastAsia"/>
              </w:rPr>
              <w:t>密码</w:t>
            </w:r>
          </w:p>
        </w:tc>
        <w:tc>
          <w:tcPr>
            <w:tcW w:w="1276" w:type="dxa"/>
            <w:shd w:val="clear" w:color="auto" w:fill="auto"/>
          </w:tcPr>
          <w:p w14:paraId="5FB455B7" w14:textId="45B5935B" w:rsidR="00F41BA7" w:rsidRDefault="00F41BA7" w:rsidP="004846C6">
            <w:pPr>
              <w:rPr>
                <w:rFonts w:hint="eastAsia"/>
              </w:rPr>
            </w:pPr>
            <w:r>
              <w:rPr>
                <w:rFonts w:hint="eastAsia"/>
              </w:rPr>
              <w:t>密码框</w:t>
            </w:r>
          </w:p>
        </w:tc>
        <w:tc>
          <w:tcPr>
            <w:tcW w:w="1276" w:type="dxa"/>
            <w:shd w:val="clear" w:color="auto" w:fill="auto"/>
          </w:tcPr>
          <w:p w14:paraId="24494033" w14:textId="02B1EBB8" w:rsidR="00F41BA7" w:rsidRDefault="00F41BA7" w:rsidP="004846C6">
            <w:pPr>
              <w:rPr>
                <w:rFonts w:hint="eastAsia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3650" w:type="dxa"/>
            <w:shd w:val="clear" w:color="auto" w:fill="auto"/>
          </w:tcPr>
          <w:p w14:paraId="29309B87" w14:textId="2AC40BF4" w:rsidR="00F41BA7" w:rsidRDefault="00F41BA7" w:rsidP="004846C6">
            <w:pPr>
              <w:rPr>
                <w:rFonts w:hint="eastAsia"/>
              </w:rPr>
            </w:pPr>
            <w:r>
              <w:rPr>
                <w:rFonts w:hint="eastAsia"/>
              </w:rPr>
              <w:t>非空</w:t>
            </w:r>
          </w:p>
        </w:tc>
      </w:tr>
      <w:tr w:rsidR="00000000" w14:paraId="7A29232D" w14:textId="77777777">
        <w:tc>
          <w:tcPr>
            <w:tcW w:w="1242" w:type="dxa"/>
            <w:shd w:val="clear" w:color="auto" w:fill="auto"/>
          </w:tcPr>
          <w:p w14:paraId="4E995B2A" w14:textId="4A856E26" w:rsidR="00F41BA7" w:rsidRPr="00F41BA7" w:rsidRDefault="00F41BA7" w:rsidP="004846C6">
            <w:r w:rsidRPr="00F41BA7">
              <w:t>password2</w:t>
            </w:r>
          </w:p>
        </w:tc>
        <w:tc>
          <w:tcPr>
            <w:tcW w:w="1276" w:type="dxa"/>
            <w:shd w:val="clear" w:color="auto" w:fill="auto"/>
          </w:tcPr>
          <w:p w14:paraId="6C4B3658" w14:textId="0FCBD247" w:rsidR="00F41BA7" w:rsidRPr="00F41BA7" w:rsidRDefault="00F41BA7" w:rsidP="004846C6">
            <w:pPr>
              <w:rPr>
                <w:rFonts w:hint="eastAsia"/>
              </w:rPr>
            </w:pPr>
            <w:r w:rsidRPr="00F41BA7">
              <w:rPr>
                <w:rFonts w:hint="eastAsia"/>
              </w:rPr>
              <w:t>确认密码</w:t>
            </w:r>
          </w:p>
        </w:tc>
        <w:tc>
          <w:tcPr>
            <w:tcW w:w="1276" w:type="dxa"/>
            <w:shd w:val="clear" w:color="auto" w:fill="auto"/>
          </w:tcPr>
          <w:p w14:paraId="1C70B0E0" w14:textId="2EA21DFC" w:rsidR="00F41BA7" w:rsidRDefault="00F41BA7" w:rsidP="004846C6">
            <w:pPr>
              <w:rPr>
                <w:rFonts w:hint="eastAsia"/>
              </w:rPr>
            </w:pPr>
            <w:r>
              <w:rPr>
                <w:rFonts w:hint="eastAsia"/>
              </w:rPr>
              <w:t>密码框</w:t>
            </w:r>
          </w:p>
        </w:tc>
        <w:tc>
          <w:tcPr>
            <w:tcW w:w="1276" w:type="dxa"/>
            <w:shd w:val="clear" w:color="auto" w:fill="auto"/>
          </w:tcPr>
          <w:p w14:paraId="2A3E5239" w14:textId="02475BA3" w:rsidR="00F41BA7" w:rsidRDefault="00F41BA7" w:rsidP="004846C6">
            <w:pPr>
              <w:rPr>
                <w:rFonts w:hint="eastAsia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3650" w:type="dxa"/>
            <w:shd w:val="clear" w:color="auto" w:fill="auto"/>
          </w:tcPr>
          <w:p w14:paraId="33E52E2C" w14:textId="1C1349C2" w:rsidR="00F41BA7" w:rsidRDefault="00F41BA7" w:rsidP="004846C6">
            <w:pPr>
              <w:rPr>
                <w:rFonts w:hint="eastAsia"/>
              </w:rPr>
            </w:pPr>
            <w:r>
              <w:rPr>
                <w:rFonts w:hint="eastAsia"/>
              </w:rPr>
              <w:t>非空、与</w:t>
            </w:r>
            <w:r w:rsidRPr="00F41BA7">
              <w:t>password</w:t>
            </w:r>
            <w:r>
              <w:rPr>
                <w:rFonts w:hint="eastAsia"/>
              </w:rPr>
              <w:t>保持一致</w:t>
            </w:r>
          </w:p>
        </w:tc>
      </w:tr>
    </w:tbl>
    <w:p w14:paraId="1FA211CB" w14:textId="3D47EBD1" w:rsidR="00CA581A" w:rsidRDefault="00CA581A" w:rsidP="00F219FF">
      <w:pPr>
        <w:pStyle w:val="2"/>
        <w:rPr>
          <w:rFonts w:hint="eastAsia"/>
        </w:rPr>
      </w:pPr>
      <w:bookmarkStart w:id="48" w:name="_Toc148104384"/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登录表单</w:t>
      </w:r>
      <w:bookmarkEnd w:id="4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1276"/>
        <w:gridCol w:w="1276"/>
        <w:gridCol w:w="1276"/>
        <w:gridCol w:w="3650"/>
      </w:tblGrid>
      <w:tr w:rsidR="00000000" w14:paraId="01F7A64A" w14:textId="77777777">
        <w:tc>
          <w:tcPr>
            <w:tcW w:w="1242" w:type="dxa"/>
            <w:shd w:val="clear" w:color="auto" w:fill="BFBFBF"/>
          </w:tcPr>
          <w:p w14:paraId="3F59071B" w14:textId="77777777" w:rsidR="00F16C3C" w:rsidRDefault="00F16C3C" w:rsidP="000E5B95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输入元素</w:t>
            </w:r>
          </w:p>
        </w:tc>
        <w:tc>
          <w:tcPr>
            <w:tcW w:w="1276" w:type="dxa"/>
            <w:shd w:val="clear" w:color="auto" w:fill="BFBFBF"/>
          </w:tcPr>
          <w:p w14:paraId="55726B2D" w14:textId="77777777" w:rsidR="00F16C3C" w:rsidRDefault="00F16C3C" w:rsidP="000E5B95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元素说明</w:t>
            </w:r>
          </w:p>
        </w:tc>
        <w:tc>
          <w:tcPr>
            <w:tcW w:w="1276" w:type="dxa"/>
            <w:shd w:val="clear" w:color="auto" w:fill="BFBFBF"/>
          </w:tcPr>
          <w:p w14:paraId="21868B6B" w14:textId="77777777" w:rsidR="00F16C3C" w:rsidRDefault="00F16C3C" w:rsidP="000E5B95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控件类型</w:t>
            </w:r>
          </w:p>
        </w:tc>
        <w:tc>
          <w:tcPr>
            <w:tcW w:w="1276" w:type="dxa"/>
            <w:shd w:val="clear" w:color="auto" w:fill="BFBFBF"/>
          </w:tcPr>
          <w:p w14:paraId="419F5B31" w14:textId="77777777" w:rsidR="00F16C3C" w:rsidRDefault="00F16C3C" w:rsidP="000E5B95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数据类型</w:t>
            </w:r>
          </w:p>
        </w:tc>
        <w:tc>
          <w:tcPr>
            <w:tcW w:w="3650" w:type="dxa"/>
            <w:shd w:val="clear" w:color="auto" w:fill="BFBFBF"/>
          </w:tcPr>
          <w:p w14:paraId="197A400B" w14:textId="77777777" w:rsidR="00F16C3C" w:rsidRDefault="00F16C3C" w:rsidP="000E5B95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约束</w:t>
            </w:r>
          </w:p>
        </w:tc>
      </w:tr>
      <w:tr w:rsidR="00000000" w14:paraId="5CF0DDB9" w14:textId="77777777">
        <w:tc>
          <w:tcPr>
            <w:tcW w:w="1242" w:type="dxa"/>
            <w:shd w:val="clear" w:color="auto" w:fill="auto"/>
          </w:tcPr>
          <w:p w14:paraId="14B31284" w14:textId="77777777" w:rsidR="00F16C3C" w:rsidRDefault="00F16C3C" w:rsidP="000E5B95">
            <w:pPr>
              <w:rPr>
                <w:rFonts w:hint="eastAsia"/>
              </w:rPr>
            </w:pPr>
            <w:r w:rsidRPr="006313F6">
              <w:t>username</w:t>
            </w:r>
          </w:p>
        </w:tc>
        <w:tc>
          <w:tcPr>
            <w:tcW w:w="1276" w:type="dxa"/>
            <w:shd w:val="clear" w:color="auto" w:fill="auto"/>
          </w:tcPr>
          <w:p w14:paraId="34DA1D2F" w14:textId="77777777" w:rsidR="00F16C3C" w:rsidRDefault="00F16C3C" w:rsidP="000E5B95">
            <w:pPr>
              <w:rPr>
                <w:rFonts w:hint="eastAsia"/>
              </w:rPr>
            </w:pPr>
            <w:r w:rsidRPr="006313F6">
              <w:rPr>
                <w:rFonts w:hint="eastAsia"/>
              </w:rPr>
              <w:t>用户名</w:t>
            </w:r>
          </w:p>
        </w:tc>
        <w:tc>
          <w:tcPr>
            <w:tcW w:w="1276" w:type="dxa"/>
            <w:shd w:val="clear" w:color="auto" w:fill="auto"/>
          </w:tcPr>
          <w:p w14:paraId="2E9E6CA4" w14:textId="77777777" w:rsidR="00F16C3C" w:rsidRDefault="00F16C3C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文本框</w:t>
            </w:r>
          </w:p>
        </w:tc>
        <w:tc>
          <w:tcPr>
            <w:tcW w:w="1276" w:type="dxa"/>
            <w:shd w:val="clear" w:color="auto" w:fill="auto"/>
          </w:tcPr>
          <w:p w14:paraId="0EBA9DE2" w14:textId="77777777" w:rsidR="00F16C3C" w:rsidRDefault="00F16C3C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3650" w:type="dxa"/>
            <w:shd w:val="clear" w:color="auto" w:fill="auto"/>
          </w:tcPr>
          <w:p w14:paraId="28479376" w14:textId="6034EE37" w:rsidR="00F16C3C" w:rsidRDefault="00F16C3C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非空</w:t>
            </w:r>
          </w:p>
        </w:tc>
      </w:tr>
      <w:tr w:rsidR="00000000" w14:paraId="2243F77F" w14:textId="77777777">
        <w:tc>
          <w:tcPr>
            <w:tcW w:w="1242" w:type="dxa"/>
            <w:shd w:val="clear" w:color="auto" w:fill="auto"/>
          </w:tcPr>
          <w:p w14:paraId="4C7A94B5" w14:textId="77777777" w:rsidR="00F16C3C" w:rsidRPr="006313F6" w:rsidRDefault="00F16C3C" w:rsidP="000E5B95">
            <w:r w:rsidRPr="00F41BA7">
              <w:t>password</w:t>
            </w:r>
          </w:p>
        </w:tc>
        <w:tc>
          <w:tcPr>
            <w:tcW w:w="1276" w:type="dxa"/>
            <w:shd w:val="clear" w:color="auto" w:fill="auto"/>
          </w:tcPr>
          <w:p w14:paraId="15A7CDC8" w14:textId="77777777" w:rsidR="00F16C3C" w:rsidRPr="006313F6" w:rsidRDefault="00F16C3C" w:rsidP="000E5B95">
            <w:pPr>
              <w:rPr>
                <w:rFonts w:hint="eastAsia"/>
              </w:rPr>
            </w:pPr>
            <w:r w:rsidRPr="00F41BA7">
              <w:rPr>
                <w:rFonts w:hint="eastAsia"/>
              </w:rPr>
              <w:t>密码</w:t>
            </w:r>
          </w:p>
        </w:tc>
        <w:tc>
          <w:tcPr>
            <w:tcW w:w="1276" w:type="dxa"/>
            <w:shd w:val="clear" w:color="auto" w:fill="auto"/>
          </w:tcPr>
          <w:p w14:paraId="618E25F4" w14:textId="77777777" w:rsidR="00F16C3C" w:rsidRDefault="00F16C3C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密码框</w:t>
            </w:r>
          </w:p>
        </w:tc>
        <w:tc>
          <w:tcPr>
            <w:tcW w:w="1276" w:type="dxa"/>
            <w:shd w:val="clear" w:color="auto" w:fill="auto"/>
          </w:tcPr>
          <w:p w14:paraId="2552F99A" w14:textId="77777777" w:rsidR="00F16C3C" w:rsidRDefault="00F16C3C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3650" w:type="dxa"/>
            <w:shd w:val="clear" w:color="auto" w:fill="auto"/>
          </w:tcPr>
          <w:p w14:paraId="7B3E5B5D" w14:textId="77777777" w:rsidR="00F16C3C" w:rsidRDefault="00F16C3C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非空</w:t>
            </w:r>
          </w:p>
        </w:tc>
      </w:tr>
    </w:tbl>
    <w:p w14:paraId="48382B63" w14:textId="407D7248" w:rsidR="00040D84" w:rsidRPr="00F16C3C" w:rsidRDefault="006D4C38" w:rsidP="006D4C38">
      <w:pPr>
        <w:pStyle w:val="2"/>
      </w:pPr>
      <w:bookmarkStart w:id="49" w:name="_Toc148104385"/>
      <w:r>
        <w:rPr>
          <w:rFonts w:hint="eastAsia"/>
        </w:rPr>
        <w:t>5</w:t>
      </w:r>
      <w:r>
        <w:t xml:space="preserve">.3 </w:t>
      </w:r>
      <w:r w:rsidRPr="006D4C38">
        <w:rPr>
          <w:rFonts w:hint="eastAsia"/>
        </w:rPr>
        <w:t>添加视频类别</w:t>
      </w:r>
      <w:r w:rsidR="003C6A5E">
        <w:rPr>
          <w:rFonts w:hint="eastAsia"/>
        </w:rPr>
        <w:t>表单</w:t>
      </w:r>
      <w:bookmarkEnd w:id="4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1275"/>
        <w:gridCol w:w="1276"/>
        <w:gridCol w:w="1276"/>
        <w:gridCol w:w="3225"/>
      </w:tblGrid>
      <w:tr w:rsidR="00000000" w14:paraId="1D17CF49" w14:textId="77777777">
        <w:tc>
          <w:tcPr>
            <w:tcW w:w="1668" w:type="dxa"/>
            <w:shd w:val="clear" w:color="auto" w:fill="BFBFBF"/>
          </w:tcPr>
          <w:p w14:paraId="27C28A69" w14:textId="77777777" w:rsidR="006D4C38" w:rsidRDefault="006D4C38" w:rsidP="000E5B95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输入元素</w:t>
            </w:r>
          </w:p>
        </w:tc>
        <w:tc>
          <w:tcPr>
            <w:tcW w:w="1275" w:type="dxa"/>
            <w:shd w:val="clear" w:color="auto" w:fill="BFBFBF"/>
          </w:tcPr>
          <w:p w14:paraId="6D44B522" w14:textId="77777777" w:rsidR="006D4C38" w:rsidRDefault="006D4C38" w:rsidP="000E5B95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元素说明</w:t>
            </w:r>
          </w:p>
        </w:tc>
        <w:tc>
          <w:tcPr>
            <w:tcW w:w="1276" w:type="dxa"/>
            <w:shd w:val="clear" w:color="auto" w:fill="BFBFBF"/>
          </w:tcPr>
          <w:p w14:paraId="7FE5D521" w14:textId="77777777" w:rsidR="006D4C38" w:rsidRDefault="006D4C38" w:rsidP="000E5B95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控件类型</w:t>
            </w:r>
          </w:p>
        </w:tc>
        <w:tc>
          <w:tcPr>
            <w:tcW w:w="1276" w:type="dxa"/>
            <w:shd w:val="clear" w:color="auto" w:fill="BFBFBF"/>
          </w:tcPr>
          <w:p w14:paraId="2F2E55E4" w14:textId="77777777" w:rsidR="006D4C38" w:rsidRDefault="006D4C38" w:rsidP="000E5B95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数据类型</w:t>
            </w:r>
          </w:p>
        </w:tc>
        <w:tc>
          <w:tcPr>
            <w:tcW w:w="3225" w:type="dxa"/>
            <w:shd w:val="clear" w:color="auto" w:fill="BFBFBF"/>
          </w:tcPr>
          <w:p w14:paraId="1FA1CBE5" w14:textId="77777777" w:rsidR="006D4C38" w:rsidRDefault="006D4C38" w:rsidP="000E5B95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约束</w:t>
            </w:r>
          </w:p>
        </w:tc>
      </w:tr>
      <w:tr w:rsidR="00000000" w14:paraId="43876BE3" w14:textId="77777777">
        <w:tc>
          <w:tcPr>
            <w:tcW w:w="1668" w:type="dxa"/>
            <w:shd w:val="clear" w:color="auto" w:fill="auto"/>
          </w:tcPr>
          <w:p w14:paraId="3577D4C0" w14:textId="00987A16" w:rsidR="006D4C38" w:rsidRDefault="006D4C38" w:rsidP="000E5B95">
            <w:pPr>
              <w:rPr>
                <w:rFonts w:hint="eastAsia"/>
              </w:rPr>
            </w:pPr>
            <w:proofErr w:type="spellStart"/>
            <w:r w:rsidRPr="006D4C38">
              <w:t>categoryName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51298A30" w14:textId="21EBE3C2" w:rsidR="006D4C38" w:rsidRDefault="006D4C38" w:rsidP="000E5B95">
            <w:pPr>
              <w:rPr>
                <w:rFonts w:hint="eastAsia"/>
              </w:rPr>
            </w:pPr>
            <w:r w:rsidRPr="006D4C38">
              <w:rPr>
                <w:rFonts w:hint="eastAsia"/>
              </w:rPr>
              <w:t>类别名称</w:t>
            </w:r>
          </w:p>
        </w:tc>
        <w:tc>
          <w:tcPr>
            <w:tcW w:w="1276" w:type="dxa"/>
            <w:shd w:val="clear" w:color="auto" w:fill="auto"/>
          </w:tcPr>
          <w:p w14:paraId="41A7355E" w14:textId="77777777" w:rsidR="006D4C38" w:rsidRDefault="006D4C38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文本框</w:t>
            </w:r>
          </w:p>
        </w:tc>
        <w:tc>
          <w:tcPr>
            <w:tcW w:w="1276" w:type="dxa"/>
            <w:shd w:val="clear" w:color="auto" w:fill="auto"/>
          </w:tcPr>
          <w:p w14:paraId="46B7407F" w14:textId="77777777" w:rsidR="006D4C38" w:rsidRDefault="006D4C38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3225" w:type="dxa"/>
            <w:shd w:val="clear" w:color="auto" w:fill="auto"/>
          </w:tcPr>
          <w:p w14:paraId="7F3230CF" w14:textId="35C70E05" w:rsidR="006D4C38" w:rsidRDefault="006D4C38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非空</w:t>
            </w:r>
            <w:r>
              <w:rPr>
                <w:rFonts w:hint="eastAsia"/>
              </w:rPr>
              <w:t>、唯一</w:t>
            </w:r>
          </w:p>
        </w:tc>
      </w:tr>
    </w:tbl>
    <w:p w14:paraId="50ED67EE" w14:textId="2A52EFE7" w:rsidR="00040D84" w:rsidRDefault="006F5C00" w:rsidP="006F5C00">
      <w:pPr>
        <w:pStyle w:val="2"/>
      </w:pPr>
      <w:bookmarkStart w:id="50" w:name="_Toc148104386"/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添加视频表单</w:t>
      </w:r>
      <w:bookmarkEnd w:id="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8"/>
        <w:gridCol w:w="1275"/>
        <w:gridCol w:w="1275"/>
        <w:gridCol w:w="1275"/>
        <w:gridCol w:w="3647"/>
      </w:tblGrid>
      <w:tr w:rsidR="00000000" w14:paraId="17FA6942" w14:textId="77777777">
        <w:tc>
          <w:tcPr>
            <w:tcW w:w="1242" w:type="dxa"/>
            <w:shd w:val="clear" w:color="auto" w:fill="BFBFBF"/>
          </w:tcPr>
          <w:p w14:paraId="32CD77CF" w14:textId="77777777" w:rsidR="007F31D2" w:rsidRDefault="007F31D2" w:rsidP="000E5B95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输入元素</w:t>
            </w:r>
          </w:p>
        </w:tc>
        <w:tc>
          <w:tcPr>
            <w:tcW w:w="1276" w:type="dxa"/>
            <w:shd w:val="clear" w:color="auto" w:fill="BFBFBF"/>
          </w:tcPr>
          <w:p w14:paraId="0F7A08A8" w14:textId="77777777" w:rsidR="007F31D2" w:rsidRDefault="007F31D2" w:rsidP="000E5B95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元素说明</w:t>
            </w:r>
          </w:p>
        </w:tc>
        <w:tc>
          <w:tcPr>
            <w:tcW w:w="1276" w:type="dxa"/>
            <w:shd w:val="clear" w:color="auto" w:fill="BFBFBF"/>
          </w:tcPr>
          <w:p w14:paraId="57AAE14F" w14:textId="77777777" w:rsidR="007F31D2" w:rsidRDefault="007F31D2" w:rsidP="000E5B95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控件类型</w:t>
            </w:r>
          </w:p>
        </w:tc>
        <w:tc>
          <w:tcPr>
            <w:tcW w:w="1276" w:type="dxa"/>
            <w:shd w:val="clear" w:color="auto" w:fill="BFBFBF"/>
          </w:tcPr>
          <w:p w14:paraId="51926A17" w14:textId="77777777" w:rsidR="007F31D2" w:rsidRDefault="007F31D2" w:rsidP="000E5B95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数据类型</w:t>
            </w:r>
          </w:p>
        </w:tc>
        <w:tc>
          <w:tcPr>
            <w:tcW w:w="3650" w:type="dxa"/>
            <w:shd w:val="clear" w:color="auto" w:fill="BFBFBF"/>
          </w:tcPr>
          <w:p w14:paraId="78FCDEC0" w14:textId="77777777" w:rsidR="007F31D2" w:rsidRDefault="007F31D2" w:rsidP="000E5B95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约束</w:t>
            </w:r>
          </w:p>
        </w:tc>
      </w:tr>
      <w:tr w:rsidR="00000000" w14:paraId="00D5B0D4" w14:textId="77777777">
        <w:tc>
          <w:tcPr>
            <w:tcW w:w="1242" w:type="dxa"/>
            <w:shd w:val="clear" w:color="auto" w:fill="auto"/>
          </w:tcPr>
          <w:p w14:paraId="7CA4C60A" w14:textId="7C49D96A" w:rsidR="007F31D2" w:rsidRDefault="00B8556D" w:rsidP="000E5B95">
            <w:pPr>
              <w:rPr>
                <w:rFonts w:hint="eastAsia"/>
              </w:rPr>
            </w:pPr>
            <w:proofErr w:type="spellStart"/>
            <w:r w:rsidRPr="00B8556D">
              <w:t>videoName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84E6F42" w14:textId="37EFB2E3" w:rsidR="007F31D2" w:rsidRDefault="00B8556D" w:rsidP="000E5B95">
            <w:pPr>
              <w:rPr>
                <w:rFonts w:hint="eastAsia"/>
              </w:rPr>
            </w:pPr>
            <w:r w:rsidRPr="00B8556D">
              <w:rPr>
                <w:rFonts w:hint="eastAsia"/>
              </w:rPr>
              <w:t>视频名称</w:t>
            </w:r>
          </w:p>
        </w:tc>
        <w:tc>
          <w:tcPr>
            <w:tcW w:w="1276" w:type="dxa"/>
            <w:shd w:val="clear" w:color="auto" w:fill="auto"/>
          </w:tcPr>
          <w:p w14:paraId="540F1A1B" w14:textId="77777777" w:rsidR="007F31D2" w:rsidRDefault="007F31D2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文本框</w:t>
            </w:r>
          </w:p>
        </w:tc>
        <w:tc>
          <w:tcPr>
            <w:tcW w:w="1276" w:type="dxa"/>
            <w:shd w:val="clear" w:color="auto" w:fill="auto"/>
          </w:tcPr>
          <w:p w14:paraId="6269638F" w14:textId="77777777" w:rsidR="007F31D2" w:rsidRDefault="007F31D2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3650" w:type="dxa"/>
            <w:shd w:val="clear" w:color="auto" w:fill="auto"/>
          </w:tcPr>
          <w:p w14:paraId="001D586B" w14:textId="2792D1CC" w:rsidR="007F31D2" w:rsidRDefault="007F31D2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非空</w:t>
            </w:r>
          </w:p>
        </w:tc>
      </w:tr>
      <w:tr w:rsidR="00000000" w14:paraId="22185E42" w14:textId="77777777">
        <w:tc>
          <w:tcPr>
            <w:tcW w:w="1242" w:type="dxa"/>
            <w:shd w:val="clear" w:color="auto" w:fill="auto"/>
          </w:tcPr>
          <w:p w14:paraId="20ED7216" w14:textId="09C67EB4" w:rsidR="007F31D2" w:rsidRDefault="00B35856" w:rsidP="000E5B95">
            <w:pPr>
              <w:rPr>
                <w:rFonts w:hint="eastAsia"/>
              </w:rPr>
            </w:pPr>
            <w:proofErr w:type="spellStart"/>
            <w:r w:rsidRPr="00B35856">
              <w:t>categoryId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03E7944" w14:textId="1B74E754" w:rsidR="007F31D2" w:rsidRDefault="00B35856" w:rsidP="000E5B95">
            <w:pPr>
              <w:rPr>
                <w:rFonts w:hint="eastAsia"/>
              </w:rPr>
            </w:pPr>
            <w:r w:rsidRPr="00B35856">
              <w:rPr>
                <w:rFonts w:hint="eastAsia"/>
              </w:rPr>
              <w:t>视频类别</w:t>
            </w:r>
          </w:p>
        </w:tc>
        <w:tc>
          <w:tcPr>
            <w:tcW w:w="1276" w:type="dxa"/>
            <w:shd w:val="clear" w:color="auto" w:fill="auto"/>
          </w:tcPr>
          <w:p w14:paraId="07BEF881" w14:textId="2DBE30BA" w:rsidR="007F31D2" w:rsidRDefault="00B35856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下拉框</w:t>
            </w:r>
          </w:p>
        </w:tc>
        <w:tc>
          <w:tcPr>
            <w:tcW w:w="1276" w:type="dxa"/>
            <w:shd w:val="clear" w:color="auto" w:fill="auto"/>
          </w:tcPr>
          <w:p w14:paraId="44501553" w14:textId="1E837517" w:rsidR="007F31D2" w:rsidRDefault="00B35856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数字</w:t>
            </w:r>
          </w:p>
        </w:tc>
        <w:tc>
          <w:tcPr>
            <w:tcW w:w="3650" w:type="dxa"/>
            <w:shd w:val="clear" w:color="auto" w:fill="auto"/>
          </w:tcPr>
          <w:p w14:paraId="4F4EEE4A" w14:textId="77777777" w:rsidR="007F31D2" w:rsidRDefault="007F31D2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非空</w:t>
            </w:r>
          </w:p>
        </w:tc>
      </w:tr>
      <w:tr w:rsidR="00000000" w14:paraId="49A54E99" w14:textId="77777777">
        <w:tc>
          <w:tcPr>
            <w:tcW w:w="1242" w:type="dxa"/>
            <w:shd w:val="clear" w:color="auto" w:fill="auto"/>
          </w:tcPr>
          <w:p w14:paraId="1BE4C77F" w14:textId="0EE924FD" w:rsidR="007F31D2" w:rsidRPr="006313F6" w:rsidRDefault="00B35856" w:rsidP="000E5B95">
            <w:proofErr w:type="spellStart"/>
            <w:r w:rsidRPr="00B35856">
              <w:t>videoLogo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2C60B7C" w14:textId="0BDB3E72" w:rsidR="007F31D2" w:rsidRPr="006313F6" w:rsidRDefault="00B35856" w:rsidP="000E5B95">
            <w:pPr>
              <w:rPr>
                <w:rFonts w:hint="eastAsia"/>
              </w:rPr>
            </w:pPr>
            <w:r w:rsidRPr="00B35856">
              <w:rPr>
                <w:rFonts w:hint="eastAsia"/>
              </w:rPr>
              <w:t>视频标志</w:t>
            </w:r>
          </w:p>
        </w:tc>
        <w:tc>
          <w:tcPr>
            <w:tcW w:w="1276" w:type="dxa"/>
            <w:shd w:val="clear" w:color="auto" w:fill="auto"/>
          </w:tcPr>
          <w:p w14:paraId="72B35E4C" w14:textId="281E21EE" w:rsidR="007F31D2" w:rsidRDefault="00DF2739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文件域</w:t>
            </w:r>
          </w:p>
        </w:tc>
        <w:tc>
          <w:tcPr>
            <w:tcW w:w="1276" w:type="dxa"/>
            <w:shd w:val="clear" w:color="auto" w:fill="auto"/>
          </w:tcPr>
          <w:p w14:paraId="66358A09" w14:textId="68DF35B2" w:rsidR="007F31D2" w:rsidRDefault="00B35856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二进制流</w:t>
            </w:r>
          </w:p>
        </w:tc>
        <w:tc>
          <w:tcPr>
            <w:tcW w:w="3650" w:type="dxa"/>
            <w:shd w:val="clear" w:color="auto" w:fill="auto"/>
          </w:tcPr>
          <w:p w14:paraId="2EFD61FF" w14:textId="1A009A08" w:rsidR="007F31D2" w:rsidRDefault="007F31D2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非空</w:t>
            </w:r>
            <w:r w:rsid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支持的文件格式有：</w:t>
            </w:r>
            <w:proofErr w:type="spellStart"/>
            <w:r w:rsidR="0001685A" w:rsidRPr="0001685A">
              <w:rPr>
                <w:rFonts w:hint="eastAsia"/>
              </w:rPr>
              <w:t>xbm</w:t>
            </w:r>
            <w:proofErr w:type="spellEnd"/>
            <w:r w:rsidR="0001685A" w:rsidRPr="0001685A">
              <w:rPr>
                <w:rFonts w:hint="eastAsia"/>
              </w:rPr>
              <w:t>、</w:t>
            </w:r>
            <w:proofErr w:type="spellStart"/>
            <w:r w:rsidR="0001685A" w:rsidRPr="0001685A">
              <w:rPr>
                <w:rFonts w:hint="eastAsia"/>
              </w:rPr>
              <w:t>tif</w:t>
            </w:r>
            <w:proofErr w:type="spellEnd"/>
            <w:r w:rsidR="0001685A" w:rsidRPr="0001685A">
              <w:rPr>
                <w:rFonts w:hint="eastAsia"/>
              </w:rPr>
              <w:t>、</w:t>
            </w:r>
            <w:proofErr w:type="spellStart"/>
            <w:r w:rsidR="0001685A" w:rsidRPr="0001685A">
              <w:rPr>
                <w:rFonts w:hint="eastAsia"/>
              </w:rPr>
              <w:t>jfif</w:t>
            </w:r>
            <w:proofErr w:type="spellEnd"/>
            <w:r w:rsidR="0001685A" w:rsidRPr="0001685A">
              <w:rPr>
                <w:rFonts w:hint="eastAsia"/>
              </w:rPr>
              <w:t>、</w:t>
            </w:r>
            <w:proofErr w:type="spellStart"/>
            <w:r w:rsidR="0001685A" w:rsidRPr="0001685A">
              <w:rPr>
                <w:rFonts w:hint="eastAsia"/>
              </w:rPr>
              <w:t>ico</w:t>
            </w:r>
            <w:proofErr w:type="spellEnd"/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tiff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gif</w:t>
            </w:r>
            <w:r w:rsidR="0001685A" w:rsidRPr="0001685A">
              <w:rPr>
                <w:rFonts w:hint="eastAsia"/>
              </w:rPr>
              <w:t>、</w:t>
            </w:r>
            <w:proofErr w:type="spellStart"/>
            <w:r w:rsidR="0001685A" w:rsidRPr="0001685A">
              <w:rPr>
                <w:rFonts w:hint="eastAsia"/>
              </w:rPr>
              <w:t>svg</w:t>
            </w:r>
            <w:proofErr w:type="spellEnd"/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jpeg</w:t>
            </w:r>
            <w:r w:rsidR="0001685A" w:rsidRPr="0001685A">
              <w:rPr>
                <w:rFonts w:hint="eastAsia"/>
              </w:rPr>
              <w:t>、</w:t>
            </w:r>
            <w:proofErr w:type="spellStart"/>
            <w:r w:rsidR="0001685A" w:rsidRPr="0001685A">
              <w:rPr>
                <w:rFonts w:hint="eastAsia"/>
              </w:rPr>
              <w:t>svgz</w:t>
            </w:r>
            <w:proofErr w:type="spellEnd"/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jpg</w:t>
            </w:r>
            <w:r w:rsidR="0001685A" w:rsidRPr="0001685A">
              <w:rPr>
                <w:rFonts w:hint="eastAsia"/>
              </w:rPr>
              <w:t>、</w:t>
            </w:r>
            <w:proofErr w:type="spellStart"/>
            <w:r w:rsidR="0001685A" w:rsidRPr="0001685A">
              <w:rPr>
                <w:rFonts w:hint="eastAsia"/>
              </w:rPr>
              <w:t>webp</w:t>
            </w:r>
            <w:proofErr w:type="spellEnd"/>
            <w:r w:rsidR="0001685A" w:rsidRPr="0001685A">
              <w:rPr>
                <w:rFonts w:hint="eastAsia"/>
              </w:rPr>
              <w:t>、</w:t>
            </w:r>
            <w:proofErr w:type="spellStart"/>
            <w:r w:rsidR="0001685A" w:rsidRPr="0001685A">
              <w:rPr>
                <w:rFonts w:hint="eastAsia"/>
              </w:rPr>
              <w:t>png</w:t>
            </w:r>
            <w:proofErr w:type="spellEnd"/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bmp</w:t>
            </w:r>
            <w:r w:rsidR="0001685A" w:rsidRPr="0001685A">
              <w:rPr>
                <w:rFonts w:hint="eastAsia"/>
              </w:rPr>
              <w:t>、</w:t>
            </w:r>
            <w:proofErr w:type="spellStart"/>
            <w:r w:rsidR="0001685A" w:rsidRPr="0001685A">
              <w:rPr>
                <w:rFonts w:hint="eastAsia"/>
              </w:rPr>
              <w:t>pjp</w:t>
            </w:r>
            <w:proofErr w:type="spellEnd"/>
            <w:r w:rsidR="0001685A" w:rsidRPr="0001685A">
              <w:rPr>
                <w:rFonts w:hint="eastAsia"/>
              </w:rPr>
              <w:t>、</w:t>
            </w:r>
            <w:proofErr w:type="spellStart"/>
            <w:r w:rsidR="0001685A" w:rsidRPr="0001685A">
              <w:rPr>
                <w:rFonts w:hint="eastAsia"/>
              </w:rPr>
              <w:t>apng</w:t>
            </w:r>
            <w:proofErr w:type="spellEnd"/>
            <w:r w:rsidR="0001685A" w:rsidRPr="0001685A">
              <w:rPr>
                <w:rFonts w:hint="eastAsia"/>
              </w:rPr>
              <w:t>、</w:t>
            </w:r>
            <w:proofErr w:type="spellStart"/>
            <w:r w:rsidR="0001685A" w:rsidRPr="0001685A">
              <w:rPr>
                <w:rFonts w:hint="eastAsia"/>
              </w:rPr>
              <w:t>pjpeg</w:t>
            </w:r>
            <w:proofErr w:type="spellEnd"/>
            <w:r w:rsidR="0001685A" w:rsidRPr="0001685A">
              <w:rPr>
                <w:rFonts w:hint="eastAsia"/>
              </w:rPr>
              <w:t>、</w:t>
            </w:r>
            <w:proofErr w:type="spellStart"/>
            <w:r w:rsidR="0001685A" w:rsidRPr="0001685A">
              <w:rPr>
                <w:rFonts w:hint="eastAsia"/>
              </w:rPr>
              <w:t>avif</w:t>
            </w:r>
            <w:proofErr w:type="spellEnd"/>
          </w:p>
        </w:tc>
      </w:tr>
      <w:tr w:rsidR="00000000" w14:paraId="5A83FB7A" w14:textId="77777777">
        <w:tc>
          <w:tcPr>
            <w:tcW w:w="1242" w:type="dxa"/>
            <w:shd w:val="clear" w:color="auto" w:fill="auto"/>
          </w:tcPr>
          <w:p w14:paraId="65C5310D" w14:textId="4D0D21DB" w:rsidR="007F31D2" w:rsidRPr="00F41BA7" w:rsidRDefault="00B35856" w:rsidP="000E5B95">
            <w:proofErr w:type="spellStart"/>
            <w:r w:rsidRPr="00B35856">
              <w:t>videoLink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8F7A806" w14:textId="36C9CF0F" w:rsidR="007F31D2" w:rsidRPr="00F41BA7" w:rsidRDefault="00B35856" w:rsidP="000E5B95">
            <w:pPr>
              <w:rPr>
                <w:rFonts w:hint="eastAsia"/>
              </w:rPr>
            </w:pPr>
            <w:r w:rsidRPr="00B35856">
              <w:rPr>
                <w:rFonts w:hint="eastAsia"/>
              </w:rPr>
              <w:t>视频文件</w:t>
            </w:r>
          </w:p>
        </w:tc>
        <w:tc>
          <w:tcPr>
            <w:tcW w:w="1276" w:type="dxa"/>
            <w:shd w:val="clear" w:color="auto" w:fill="auto"/>
          </w:tcPr>
          <w:p w14:paraId="2FF5C207" w14:textId="7D94F39B" w:rsidR="007F31D2" w:rsidRDefault="00DF2739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文件域</w:t>
            </w:r>
          </w:p>
        </w:tc>
        <w:tc>
          <w:tcPr>
            <w:tcW w:w="1276" w:type="dxa"/>
            <w:shd w:val="clear" w:color="auto" w:fill="auto"/>
          </w:tcPr>
          <w:p w14:paraId="022143D7" w14:textId="16127DA6" w:rsidR="007F31D2" w:rsidRDefault="00B35856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二进制流</w:t>
            </w:r>
          </w:p>
        </w:tc>
        <w:tc>
          <w:tcPr>
            <w:tcW w:w="3650" w:type="dxa"/>
            <w:shd w:val="clear" w:color="auto" w:fill="auto"/>
          </w:tcPr>
          <w:p w14:paraId="5134328C" w14:textId="1EEA05E9" w:rsidR="007F31D2" w:rsidRDefault="007F31D2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非空</w:t>
            </w:r>
            <w:r w:rsid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支持的文件格式有：</w:t>
            </w:r>
            <w:proofErr w:type="spellStart"/>
            <w:r w:rsidR="0001685A" w:rsidRPr="0001685A">
              <w:rPr>
                <w:rFonts w:hint="eastAsia"/>
              </w:rPr>
              <w:t>ogm</w:t>
            </w:r>
            <w:proofErr w:type="spellEnd"/>
            <w:r w:rsidR="0001685A" w:rsidRPr="0001685A">
              <w:rPr>
                <w:rFonts w:hint="eastAsia"/>
              </w:rPr>
              <w:t>、</w:t>
            </w:r>
            <w:proofErr w:type="spellStart"/>
            <w:r w:rsidR="0001685A" w:rsidRPr="0001685A">
              <w:rPr>
                <w:rFonts w:hint="eastAsia"/>
              </w:rPr>
              <w:t>wmv</w:t>
            </w:r>
            <w:proofErr w:type="spellEnd"/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mpg</w:t>
            </w:r>
            <w:r w:rsidR="0001685A" w:rsidRPr="0001685A">
              <w:rPr>
                <w:rFonts w:hint="eastAsia"/>
              </w:rPr>
              <w:t>、</w:t>
            </w:r>
            <w:proofErr w:type="spellStart"/>
            <w:r w:rsidR="0001685A" w:rsidRPr="0001685A">
              <w:rPr>
                <w:rFonts w:hint="eastAsia"/>
              </w:rPr>
              <w:t>webm</w:t>
            </w:r>
            <w:proofErr w:type="spellEnd"/>
            <w:r w:rsidR="0001685A" w:rsidRPr="0001685A">
              <w:rPr>
                <w:rFonts w:hint="eastAsia"/>
              </w:rPr>
              <w:t>、</w:t>
            </w:r>
            <w:proofErr w:type="spellStart"/>
            <w:r w:rsidR="0001685A" w:rsidRPr="0001685A">
              <w:rPr>
                <w:rFonts w:hint="eastAsia"/>
              </w:rPr>
              <w:t>ogv</w:t>
            </w:r>
            <w:proofErr w:type="spellEnd"/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mov</w:t>
            </w:r>
            <w:r w:rsidR="0001685A" w:rsidRPr="0001685A">
              <w:rPr>
                <w:rFonts w:hint="eastAsia"/>
              </w:rPr>
              <w:t>、</w:t>
            </w:r>
            <w:proofErr w:type="spellStart"/>
            <w:r w:rsidR="0001685A" w:rsidRPr="0001685A">
              <w:rPr>
                <w:rFonts w:hint="eastAsia"/>
              </w:rPr>
              <w:t>asx</w:t>
            </w:r>
            <w:proofErr w:type="spellEnd"/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mpeg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mp4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m4v</w:t>
            </w:r>
            <w:r w:rsidR="0001685A" w:rsidRPr="0001685A">
              <w:rPr>
                <w:rFonts w:hint="eastAsia"/>
              </w:rPr>
              <w:t>、</w:t>
            </w:r>
            <w:proofErr w:type="spellStart"/>
            <w:r w:rsidR="0001685A" w:rsidRPr="0001685A">
              <w:rPr>
                <w:rFonts w:hint="eastAsia"/>
              </w:rPr>
              <w:t>avi</w:t>
            </w:r>
            <w:proofErr w:type="spellEnd"/>
          </w:p>
        </w:tc>
      </w:tr>
    </w:tbl>
    <w:p w14:paraId="022451C0" w14:textId="123B6878" w:rsidR="00040D84" w:rsidRDefault="006F5C00" w:rsidP="006F5C00">
      <w:pPr>
        <w:pStyle w:val="2"/>
      </w:pPr>
      <w:bookmarkStart w:id="51" w:name="_Toc148104387"/>
      <w:r>
        <w:rPr>
          <w:rFonts w:hint="eastAsia"/>
        </w:rPr>
        <w:t>5</w:t>
      </w:r>
      <w:r>
        <w:t xml:space="preserve">.5 </w:t>
      </w:r>
      <w:r>
        <w:rPr>
          <w:rFonts w:hint="eastAsia"/>
        </w:rPr>
        <w:t>编辑视频表单</w:t>
      </w:r>
      <w:bookmarkEnd w:id="5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8"/>
        <w:gridCol w:w="1275"/>
        <w:gridCol w:w="1275"/>
        <w:gridCol w:w="1275"/>
        <w:gridCol w:w="3647"/>
      </w:tblGrid>
      <w:tr w:rsidR="00000000" w14:paraId="5F0463F4" w14:textId="77777777">
        <w:tc>
          <w:tcPr>
            <w:tcW w:w="1242" w:type="dxa"/>
            <w:shd w:val="clear" w:color="auto" w:fill="BFBFBF"/>
          </w:tcPr>
          <w:p w14:paraId="1D6FF535" w14:textId="77777777" w:rsidR="0001685A" w:rsidRDefault="0001685A" w:rsidP="000E5B95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输入元素</w:t>
            </w:r>
          </w:p>
        </w:tc>
        <w:tc>
          <w:tcPr>
            <w:tcW w:w="1276" w:type="dxa"/>
            <w:shd w:val="clear" w:color="auto" w:fill="BFBFBF"/>
          </w:tcPr>
          <w:p w14:paraId="6B1EADF8" w14:textId="77777777" w:rsidR="0001685A" w:rsidRDefault="0001685A" w:rsidP="000E5B95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元素说明</w:t>
            </w:r>
          </w:p>
        </w:tc>
        <w:tc>
          <w:tcPr>
            <w:tcW w:w="1276" w:type="dxa"/>
            <w:shd w:val="clear" w:color="auto" w:fill="BFBFBF"/>
          </w:tcPr>
          <w:p w14:paraId="1304FA62" w14:textId="77777777" w:rsidR="0001685A" w:rsidRDefault="0001685A" w:rsidP="000E5B95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控件类型</w:t>
            </w:r>
          </w:p>
        </w:tc>
        <w:tc>
          <w:tcPr>
            <w:tcW w:w="1276" w:type="dxa"/>
            <w:shd w:val="clear" w:color="auto" w:fill="BFBFBF"/>
          </w:tcPr>
          <w:p w14:paraId="41063BAC" w14:textId="77777777" w:rsidR="0001685A" w:rsidRDefault="0001685A" w:rsidP="000E5B95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数据类型</w:t>
            </w:r>
          </w:p>
        </w:tc>
        <w:tc>
          <w:tcPr>
            <w:tcW w:w="3650" w:type="dxa"/>
            <w:shd w:val="clear" w:color="auto" w:fill="BFBFBF"/>
          </w:tcPr>
          <w:p w14:paraId="272C068F" w14:textId="77777777" w:rsidR="0001685A" w:rsidRDefault="0001685A" w:rsidP="000E5B95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约束</w:t>
            </w:r>
          </w:p>
        </w:tc>
      </w:tr>
      <w:tr w:rsidR="00000000" w14:paraId="0E20E1A9" w14:textId="77777777">
        <w:tc>
          <w:tcPr>
            <w:tcW w:w="1242" w:type="dxa"/>
            <w:shd w:val="clear" w:color="auto" w:fill="auto"/>
          </w:tcPr>
          <w:p w14:paraId="4F0282A6" w14:textId="5BD57C67" w:rsidR="00DF2739" w:rsidRDefault="00DF2739" w:rsidP="000E5B95">
            <w:pPr>
              <w:rPr>
                <w:rFonts w:hint="eastAsia"/>
              </w:rPr>
            </w:pPr>
            <w:r w:rsidRPr="00DF2739">
              <w:t>id</w:t>
            </w:r>
          </w:p>
        </w:tc>
        <w:tc>
          <w:tcPr>
            <w:tcW w:w="1276" w:type="dxa"/>
            <w:shd w:val="clear" w:color="auto" w:fill="auto"/>
          </w:tcPr>
          <w:p w14:paraId="2E5AF27F" w14:textId="74C5DAF6" w:rsidR="00DF2739" w:rsidRDefault="00DF2739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视频主键</w:t>
            </w:r>
          </w:p>
        </w:tc>
        <w:tc>
          <w:tcPr>
            <w:tcW w:w="1276" w:type="dxa"/>
            <w:shd w:val="clear" w:color="auto" w:fill="auto"/>
          </w:tcPr>
          <w:p w14:paraId="7215C3F5" w14:textId="56D3F2EA" w:rsidR="00DF2739" w:rsidRDefault="00DF2739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隐藏域</w:t>
            </w:r>
          </w:p>
        </w:tc>
        <w:tc>
          <w:tcPr>
            <w:tcW w:w="1276" w:type="dxa"/>
            <w:shd w:val="clear" w:color="auto" w:fill="auto"/>
          </w:tcPr>
          <w:p w14:paraId="480B7554" w14:textId="76CD5C40" w:rsidR="00DF2739" w:rsidRDefault="0026720C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数字</w:t>
            </w:r>
          </w:p>
        </w:tc>
        <w:tc>
          <w:tcPr>
            <w:tcW w:w="3650" w:type="dxa"/>
            <w:shd w:val="clear" w:color="auto" w:fill="auto"/>
          </w:tcPr>
          <w:p w14:paraId="7AA103EF" w14:textId="07A93713" w:rsidR="00DF2739" w:rsidRDefault="0026720C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非空</w:t>
            </w:r>
          </w:p>
        </w:tc>
      </w:tr>
      <w:tr w:rsidR="00000000" w14:paraId="4F9E0436" w14:textId="77777777">
        <w:tc>
          <w:tcPr>
            <w:tcW w:w="1242" w:type="dxa"/>
            <w:shd w:val="clear" w:color="auto" w:fill="auto"/>
          </w:tcPr>
          <w:p w14:paraId="467B76D6" w14:textId="77777777" w:rsidR="0001685A" w:rsidRDefault="0001685A" w:rsidP="000E5B95">
            <w:pPr>
              <w:rPr>
                <w:rFonts w:hint="eastAsia"/>
              </w:rPr>
            </w:pPr>
            <w:proofErr w:type="spellStart"/>
            <w:r w:rsidRPr="00B8556D">
              <w:t>videoName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98AB880" w14:textId="77777777" w:rsidR="0001685A" w:rsidRDefault="0001685A" w:rsidP="000E5B95">
            <w:pPr>
              <w:rPr>
                <w:rFonts w:hint="eastAsia"/>
              </w:rPr>
            </w:pPr>
            <w:r w:rsidRPr="00B8556D">
              <w:rPr>
                <w:rFonts w:hint="eastAsia"/>
              </w:rPr>
              <w:t>视频名称</w:t>
            </w:r>
          </w:p>
        </w:tc>
        <w:tc>
          <w:tcPr>
            <w:tcW w:w="1276" w:type="dxa"/>
            <w:shd w:val="clear" w:color="auto" w:fill="auto"/>
          </w:tcPr>
          <w:p w14:paraId="29D4C84A" w14:textId="77777777" w:rsidR="0001685A" w:rsidRDefault="0001685A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文本框</w:t>
            </w:r>
          </w:p>
        </w:tc>
        <w:tc>
          <w:tcPr>
            <w:tcW w:w="1276" w:type="dxa"/>
            <w:shd w:val="clear" w:color="auto" w:fill="auto"/>
          </w:tcPr>
          <w:p w14:paraId="631484CA" w14:textId="77777777" w:rsidR="0001685A" w:rsidRDefault="0001685A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3650" w:type="dxa"/>
            <w:shd w:val="clear" w:color="auto" w:fill="auto"/>
          </w:tcPr>
          <w:p w14:paraId="25372548" w14:textId="77777777" w:rsidR="0001685A" w:rsidRDefault="0001685A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非空</w:t>
            </w:r>
          </w:p>
        </w:tc>
      </w:tr>
      <w:tr w:rsidR="00000000" w14:paraId="50F172D4" w14:textId="77777777">
        <w:tc>
          <w:tcPr>
            <w:tcW w:w="1242" w:type="dxa"/>
            <w:shd w:val="clear" w:color="auto" w:fill="auto"/>
          </w:tcPr>
          <w:p w14:paraId="7C146946" w14:textId="77777777" w:rsidR="0001685A" w:rsidRDefault="0001685A" w:rsidP="000E5B95">
            <w:pPr>
              <w:rPr>
                <w:rFonts w:hint="eastAsia"/>
              </w:rPr>
            </w:pPr>
            <w:proofErr w:type="spellStart"/>
            <w:r w:rsidRPr="00B35856">
              <w:t>categoryId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617A495" w14:textId="77777777" w:rsidR="0001685A" w:rsidRDefault="0001685A" w:rsidP="000E5B95">
            <w:pPr>
              <w:rPr>
                <w:rFonts w:hint="eastAsia"/>
              </w:rPr>
            </w:pPr>
            <w:r w:rsidRPr="00B35856">
              <w:rPr>
                <w:rFonts w:hint="eastAsia"/>
              </w:rPr>
              <w:t>视频类别</w:t>
            </w:r>
          </w:p>
        </w:tc>
        <w:tc>
          <w:tcPr>
            <w:tcW w:w="1276" w:type="dxa"/>
            <w:shd w:val="clear" w:color="auto" w:fill="auto"/>
          </w:tcPr>
          <w:p w14:paraId="4411AF3C" w14:textId="77777777" w:rsidR="0001685A" w:rsidRDefault="0001685A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下拉框</w:t>
            </w:r>
          </w:p>
        </w:tc>
        <w:tc>
          <w:tcPr>
            <w:tcW w:w="1276" w:type="dxa"/>
            <w:shd w:val="clear" w:color="auto" w:fill="auto"/>
          </w:tcPr>
          <w:p w14:paraId="757C7918" w14:textId="77777777" w:rsidR="0001685A" w:rsidRDefault="0001685A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数字</w:t>
            </w:r>
          </w:p>
        </w:tc>
        <w:tc>
          <w:tcPr>
            <w:tcW w:w="3650" w:type="dxa"/>
            <w:shd w:val="clear" w:color="auto" w:fill="auto"/>
          </w:tcPr>
          <w:p w14:paraId="433E87ED" w14:textId="77777777" w:rsidR="0001685A" w:rsidRDefault="0001685A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非空</w:t>
            </w:r>
          </w:p>
        </w:tc>
      </w:tr>
      <w:tr w:rsidR="00000000" w14:paraId="740F3BF0" w14:textId="77777777">
        <w:tc>
          <w:tcPr>
            <w:tcW w:w="1242" w:type="dxa"/>
            <w:shd w:val="clear" w:color="auto" w:fill="auto"/>
          </w:tcPr>
          <w:p w14:paraId="59CEFFC9" w14:textId="77777777" w:rsidR="0001685A" w:rsidRPr="006313F6" w:rsidRDefault="0001685A" w:rsidP="000E5B95">
            <w:proofErr w:type="spellStart"/>
            <w:r w:rsidRPr="00B35856">
              <w:t>videoLogo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537BAE0" w14:textId="77777777" w:rsidR="0001685A" w:rsidRPr="006313F6" w:rsidRDefault="0001685A" w:rsidP="000E5B95">
            <w:pPr>
              <w:rPr>
                <w:rFonts w:hint="eastAsia"/>
              </w:rPr>
            </w:pPr>
            <w:r w:rsidRPr="00B35856">
              <w:rPr>
                <w:rFonts w:hint="eastAsia"/>
              </w:rPr>
              <w:t>视频标志</w:t>
            </w:r>
          </w:p>
        </w:tc>
        <w:tc>
          <w:tcPr>
            <w:tcW w:w="1276" w:type="dxa"/>
            <w:shd w:val="clear" w:color="auto" w:fill="auto"/>
          </w:tcPr>
          <w:p w14:paraId="7609230D" w14:textId="17337E29" w:rsidR="0001685A" w:rsidRDefault="00DF2739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文件域</w:t>
            </w:r>
          </w:p>
        </w:tc>
        <w:tc>
          <w:tcPr>
            <w:tcW w:w="1276" w:type="dxa"/>
            <w:shd w:val="clear" w:color="auto" w:fill="auto"/>
          </w:tcPr>
          <w:p w14:paraId="57929757" w14:textId="77777777" w:rsidR="0001685A" w:rsidRDefault="0001685A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二进制流</w:t>
            </w:r>
          </w:p>
        </w:tc>
        <w:tc>
          <w:tcPr>
            <w:tcW w:w="3650" w:type="dxa"/>
            <w:shd w:val="clear" w:color="auto" w:fill="auto"/>
          </w:tcPr>
          <w:p w14:paraId="2DC4DAEB" w14:textId="0673E581" w:rsidR="0001685A" w:rsidRDefault="0001685A" w:rsidP="000E5B95">
            <w:pPr>
              <w:rPr>
                <w:rFonts w:hint="eastAsia"/>
              </w:rPr>
            </w:pPr>
            <w:r w:rsidRPr="0001685A">
              <w:rPr>
                <w:rFonts w:hint="eastAsia"/>
              </w:rPr>
              <w:t>支持的文件格式有：</w:t>
            </w:r>
            <w:proofErr w:type="spellStart"/>
            <w:r w:rsidRPr="0001685A">
              <w:rPr>
                <w:rFonts w:hint="eastAsia"/>
              </w:rPr>
              <w:t>xbm</w:t>
            </w:r>
            <w:proofErr w:type="spellEnd"/>
            <w:r w:rsidRPr="0001685A">
              <w:rPr>
                <w:rFonts w:hint="eastAsia"/>
              </w:rPr>
              <w:t>、</w:t>
            </w:r>
            <w:proofErr w:type="spellStart"/>
            <w:r w:rsidRPr="0001685A">
              <w:rPr>
                <w:rFonts w:hint="eastAsia"/>
              </w:rPr>
              <w:t>tif</w:t>
            </w:r>
            <w:proofErr w:type="spellEnd"/>
            <w:r w:rsidRPr="0001685A">
              <w:rPr>
                <w:rFonts w:hint="eastAsia"/>
              </w:rPr>
              <w:t>、</w:t>
            </w:r>
            <w:proofErr w:type="spellStart"/>
            <w:r w:rsidRPr="0001685A">
              <w:rPr>
                <w:rFonts w:hint="eastAsia"/>
              </w:rPr>
              <w:t>jfif</w:t>
            </w:r>
            <w:proofErr w:type="spellEnd"/>
            <w:r w:rsidRPr="0001685A">
              <w:rPr>
                <w:rFonts w:hint="eastAsia"/>
              </w:rPr>
              <w:t>、</w:t>
            </w:r>
            <w:proofErr w:type="spellStart"/>
            <w:r w:rsidRPr="0001685A">
              <w:rPr>
                <w:rFonts w:hint="eastAsia"/>
              </w:rPr>
              <w:t>ico</w:t>
            </w:r>
            <w:proofErr w:type="spellEnd"/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tiff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gif</w:t>
            </w:r>
            <w:r w:rsidRPr="0001685A">
              <w:rPr>
                <w:rFonts w:hint="eastAsia"/>
              </w:rPr>
              <w:t>、</w:t>
            </w:r>
            <w:proofErr w:type="spellStart"/>
            <w:r w:rsidRPr="0001685A">
              <w:rPr>
                <w:rFonts w:hint="eastAsia"/>
              </w:rPr>
              <w:t>svg</w:t>
            </w:r>
            <w:proofErr w:type="spellEnd"/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jpeg</w:t>
            </w:r>
            <w:r w:rsidRPr="0001685A">
              <w:rPr>
                <w:rFonts w:hint="eastAsia"/>
              </w:rPr>
              <w:t>、</w:t>
            </w:r>
            <w:proofErr w:type="spellStart"/>
            <w:r w:rsidRPr="0001685A">
              <w:rPr>
                <w:rFonts w:hint="eastAsia"/>
              </w:rPr>
              <w:t>svgz</w:t>
            </w:r>
            <w:proofErr w:type="spellEnd"/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jpg</w:t>
            </w:r>
            <w:r w:rsidRPr="0001685A">
              <w:rPr>
                <w:rFonts w:hint="eastAsia"/>
              </w:rPr>
              <w:t>、</w:t>
            </w:r>
            <w:proofErr w:type="spellStart"/>
            <w:r w:rsidRPr="0001685A">
              <w:rPr>
                <w:rFonts w:hint="eastAsia"/>
              </w:rPr>
              <w:t>webp</w:t>
            </w:r>
            <w:proofErr w:type="spellEnd"/>
            <w:r w:rsidRPr="0001685A">
              <w:rPr>
                <w:rFonts w:hint="eastAsia"/>
              </w:rPr>
              <w:t>、</w:t>
            </w:r>
            <w:proofErr w:type="spellStart"/>
            <w:r w:rsidRPr="0001685A">
              <w:rPr>
                <w:rFonts w:hint="eastAsia"/>
              </w:rPr>
              <w:t>png</w:t>
            </w:r>
            <w:proofErr w:type="spellEnd"/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bmp</w:t>
            </w:r>
            <w:r w:rsidRPr="0001685A">
              <w:rPr>
                <w:rFonts w:hint="eastAsia"/>
              </w:rPr>
              <w:t>、</w:t>
            </w:r>
            <w:proofErr w:type="spellStart"/>
            <w:r w:rsidRPr="0001685A">
              <w:rPr>
                <w:rFonts w:hint="eastAsia"/>
              </w:rPr>
              <w:t>pjp</w:t>
            </w:r>
            <w:proofErr w:type="spellEnd"/>
            <w:r w:rsidRPr="0001685A">
              <w:rPr>
                <w:rFonts w:hint="eastAsia"/>
              </w:rPr>
              <w:t>、</w:t>
            </w:r>
            <w:proofErr w:type="spellStart"/>
            <w:r w:rsidRPr="0001685A">
              <w:rPr>
                <w:rFonts w:hint="eastAsia"/>
              </w:rPr>
              <w:t>apng</w:t>
            </w:r>
            <w:proofErr w:type="spellEnd"/>
            <w:r w:rsidRPr="0001685A">
              <w:rPr>
                <w:rFonts w:hint="eastAsia"/>
              </w:rPr>
              <w:t>、</w:t>
            </w:r>
            <w:proofErr w:type="spellStart"/>
            <w:r w:rsidRPr="0001685A">
              <w:rPr>
                <w:rFonts w:hint="eastAsia"/>
              </w:rPr>
              <w:t>pjpeg</w:t>
            </w:r>
            <w:proofErr w:type="spellEnd"/>
            <w:r w:rsidRPr="0001685A">
              <w:rPr>
                <w:rFonts w:hint="eastAsia"/>
              </w:rPr>
              <w:t>、</w:t>
            </w:r>
            <w:proofErr w:type="spellStart"/>
            <w:r w:rsidRPr="0001685A">
              <w:rPr>
                <w:rFonts w:hint="eastAsia"/>
              </w:rPr>
              <w:t>avif</w:t>
            </w:r>
            <w:proofErr w:type="spellEnd"/>
          </w:p>
        </w:tc>
      </w:tr>
      <w:tr w:rsidR="00000000" w14:paraId="3EBE80E9" w14:textId="77777777">
        <w:tc>
          <w:tcPr>
            <w:tcW w:w="1242" w:type="dxa"/>
            <w:shd w:val="clear" w:color="auto" w:fill="auto"/>
          </w:tcPr>
          <w:p w14:paraId="077B6CD6" w14:textId="77777777" w:rsidR="0001685A" w:rsidRPr="00F41BA7" w:rsidRDefault="0001685A" w:rsidP="000E5B95">
            <w:proofErr w:type="spellStart"/>
            <w:r w:rsidRPr="00B35856">
              <w:t>videoLink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50B10F4" w14:textId="77777777" w:rsidR="0001685A" w:rsidRPr="00F41BA7" w:rsidRDefault="0001685A" w:rsidP="000E5B95">
            <w:pPr>
              <w:rPr>
                <w:rFonts w:hint="eastAsia"/>
              </w:rPr>
            </w:pPr>
            <w:r w:rsidRPr="00B35856">
              <w:rPr>
                <w:rFonts w:hint="eastAsia"/>
              </w:rPr>
              <w:t>视频文件</w:t>
            </w:r>
          </w:p>
        </w:tc>
        <w:tc>
          <w:tcPr>
            <w:tcW w:w="1276" w:type="dxa"/>
            <w:shd w:val="clear" w:color="auto" w:fill="auto"/>
          </w:tcPr>
          <w:p w14:paraId="349637DC" w14:textId="07703303" w:rsidR="0001685A" w:rsidRDefault="00DF2739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文件域</w:t>
            </w:r>
          </w:p>
        </w:tc>
        <w:tc>
          <w:tcPr>
            <w:tcW w:w="1276" w:type="dxa"/>
            <w:shd w:val="clear" w:color="auto" w:fill="auto"/>
          </w:tcPr>
          <w:p w14:paraId="01E9B6E3" w14:textId="77777777" w:rsidR="0001685A" w:rsidRDefault="0001685A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二进制流</w:t>
            </w:r>
          </w:p>
        </w:tc>
        <w:tc>
          <w:tcPr>
            <w:tcW w:w="3650" w:type="dxa"/>
            <w:shd w:val="clear" w:color="auto" w:fill="auto"/>
          </w:tcPr>
          <w:p w14:paraId="7E19CC45" w14:textId="6AF1EEEA" w:rsidR="0001685A" w:rsidRDefault="0001685A" w:rsidP="000E5B95">
            <w:pPr>
              <w:rPr>
                <w:rFonts w:hint="eastAsia"/>
              </w:rPr>
            </w:pPr>
            <w:r w:rsidRPr="0001685A">
              <w:rPr>
                <w:rFonts w:hint="eastAsia"/>
              </w:rPr>
              <w:t>支持的文件格式有：</w:t>
            </w:r>
            <w:proofErr w:type="spellStart"/>
            <w:r w:rsidRPr="0001685A">
              <w:rPr>
                <w:rFonts w:hint="eastAsia"/>
              </w:rPr>
              <w:t>ogm</w:t>
            </w:r>
            <w:proofErr w:type="spellEnd"/>
            <w:r w:rsidRPr="0001685A">
              <w:rPr>
                <w:rFonts w:hint="eastAsia"/>
              </w:rPr>
              <w:t>、</w:t>
            </w:r>
            <w:proofErr w:type="spellStart"/>
            <w:r w:rsidRPr="0001685A">
              <w:rPr>
                <w:rFonts w:hint="eastAsia"/>
              </w:rPr>
              <w:t>wmv</w:t>
            </w:r>
            <w:proofErr w:type="spellEnd"/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mpg</w:t>
            </w:r>
            <w:r w:rsidRPr="0001685A">
              <w:rPr>
                <w:rFonts w:hint="eastAsia"/>
              </w:rPr>
              <w:t>、</w:t>
            </w:r>
            <w:proofErr w:type="spellStart"/>
            <w:r w:rsidRPr="0001685A">
              <w:rPr>
                <w:rFonts w:hint="eastAsia"/>
              </w:rPr>
              <w:t>webm</w:t>
            </w:r>
            <w:proofErr w:type="spellEnd"/>
            <w:r w:rsidRPr="0001685A">
              <w:rPr>
                <w:rFonts w:hint="eastAsia"/>
              </w:rPr>
              <w:t>、</w:t>
            </w:r>
            <w:proofErr w:type="spellStart"/>
            <w:r w:rsidRPr="0001685A">
              <w:rPr>
                <w:rFonts w:hint="eastAsia"/>
              </w:rPr>
              <w:t>ogv</w:t>
            </w:r>
            <w:proofErr w:type="spellEnd"/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mov</w:t>
            </w:r>
            <w:r w:rsidRPr="0001685A">
              <w:rPr>
                <w:rFonts w:hint="eastAsia"/>
              </w:rPr>
              <w:t>、</w:t>
            </w:r>
            <w:proofErr w:type="spellStart"/>
            <w:r w:rsidRPr="0001685A">
              <w:rPr>
                <w:rFonts w:hint="eastAsia"/>
              </w:rPr>
              <w:t>asx</w:t>
            </w:r>
            <w:proofErr w:type="spellEnd"/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mpeg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mp4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m4v</w:t>
            </w:r>
            <w:r w:rsidRPr="0001685A">
              <w:rPr>
                <w:rFonts w:hint="eastAsia"/>
              </w:rPr>
              <w:t>、</w:t>
            </w:r>
            <w:proofErr w:type="spellStart"/>
            <w:r w:rsidRPr="0001685A">
              <w:rPr>
                <w:rFonts w:hint="eastAsia"/>
              </w:rPr>
              <w:t>avi</w:t>
            </w:r>
            <w:proofErr w:type="spellEnd"/>
          </w:p>
        </w:tc>
      </w:tr>
    </w:tbl>
    <w:p w14:paraId="123ACE55" w14:textId="693F4E84" w:rsidR="00040D84" w:rsidRDefault="006F5C00" w:rsidP="006F5C00">
      <w:pPr>
        <w:pStyle w:val="2"/>
      </w:pPr>
      <w:bookmarkStart w:id="52" w:name="_Toc148104388"/>
      <w:r>
        <w:rPr>
          <w:rFonts w:hint="eastAsia"/>
        </w:rPr>
        <w:t>5</w:t>
      </w:r>
      <w:r>
        <w:t xml:space="preserve">.6 </w:t>
      </w:r>
      <w:r>
        <w:rPr>
          <w:rFonts w:hint="eastAsia"/>
        </w:rPr>
        <w:t>审核视频表单</w:t>
      </w:r>
      <w:bookmarkEnd w:id="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1984"/>
        <w:gridCol w:w="1276"/>
        <w:gridCol w:w="1276"/>
        <w:gridCol w:w="2658"/>
      </w:tblGrid>
      <w:tr w:rsidR="00000000" w14:paraId="540CD65F" w14:textId="77777777">
        <w:tc>
          <w:tcPr>
            <w:tcW w:w="1526" w:type="dxa"/>
            <w:shd w:val="clear" w:color="auto" w:fill="BFBFBF"/>
          </w:tcPr>
          <w:p w14:paraId="163FFEDE" w14:textId="77777777" w:rsidR="009E524A" w:rsidRDefault="009E524A" w:rsidP="000E5B95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输入元素</w:t>
            </w:r>
          </w:p>
        </w:tc>
        <w:tc>
          <w:tcPr>
            <w:tcW w:w="1984" w:type="dxa"/>
            <w:shd w:val="clear" w:color="auto" w:fill="BFBFBF"/>
          </w:tcPr>
          <w:p w14:paraId="30213A61" w14:textId="77777777" w:rsidR="009E524A" w:rsidRDefault="009E524A" w:rsidP="000E5B95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元素说明</w:t>
            </w:r>
          </w:p>
        </w:tc>
        <w:tc>
          <w:tcPr>
            <w:tcW w:w="1276" w:type="dxa"/>
            <w:shd w:val="clear" w:color="auto" w:fill="BFBFBF"/>
          </w:tcPr>
          <w:p w14:paraId="05C969C4" w14:textId="77777777" w:rsidR="009E524A" w:rsidRDefault="009E524A" w:rsidP="000E5B95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控件类型</w:t>
            </w:r>
          </w:p>
        </w:tc>
        <w:tc>
          <w:tcPr>
            <w:tcW w:w="1276" w:type="dxa"/>
            <w:shd w:val="clear" w:color="auto" w:fill="BFBFBF"/>
          </w:tcPr>
          <w:p w14:paraId="1AEB4578" w14:textId="77777777" w:rsidR="009E524A" w:rsidRDefault="009E524A" w:rsidP="000E5B95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数据类型</w:t>
            </w:r>
          </w:p>
        </w:tc>
        <w:tc>
          <w:tcPr>
            <w:tcW w:w="2658" w:type="dxa"/>
            <w:shd w:val="clear" w:color="auto" w:fill="BFBFBF"/>
          </w:tcPr>
          <w:p w14:paraId="4ED4C816" w14:textId="77777777" w:rsidR="009E524A" w:rsidRDefault="009E524A" w:rsidP="000E5B95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约束</w:t>
            </w:r>
          </w:p>
        </w:tc>
      </w:tr>
      <w:tr w:rsidR="00000000" w14:paraId="4336C3A8" w14:textId="77777777">
        <w:tc>
          <w:tcPr>
            <w:tcW w:w="1526" w:type="dxa"/>
            <w:shd w:val="clear" w:color="auto" w:fill="auto"/>
          </w:tcPr>
          <w:p w14:paraId="0B88E750" w14:textId="77777777" w:rsidR="009E524A" w:rsidRDefault="009E524A" w:rsidP="000E5B95">
            <w:pPr>
              <w:rPr>
                <w:rFonts w:hint="eastAsia"/>
              </w:rPr>
            </w:pPr>
            <w:r w:rsidRPr="00DF2739">
              <w:t>id</w:t>
            </w:r>
          </w:p>
        </w:tc>
        <w:tc>
          <w:tcPr>
            <w:tcW w:w="1984" w:type="dxa"/>
            <w:shd w:val="clear" w:color="auto" w:fill="auto"/>
          </w:tcPr>
          <w:p w14:paraId="1E1E91A6" w14:textId="77777777" w:rsidR="009E524A" w:rsidRDefault="009E524A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视频主键</w:t>
            </w:r>
          </w:p>
        </w:tc>
        <w:tc>
          <w:tcPr>
            <w:tcW w:w="1276" w:type="dxa"/>
            <w:shd w:val="clear" w:color="auto" w:fill="auto"/>
          </w:tcPr>
          <w:p w14:paraId="15C65FE1" w14:textId="77777777" w:rsidR="009E524A" w:rsidRDefault="009E524A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隐藏域</w:t>
            </w:r>
          </w:p>
        </w:tc>
        <w:tc>
          <w:tcPr>
            <w:tcW w:w="1276" w:type="dxa"/>
            <w:shd w:val="clear" w:color="auto" w:fill="auto"/>
          </w:tcPr>
          <w:p w14:paraId="7658F4A8" w14:textId="77777777" w:rsidR="009E524A" w:rsidRDefault="009E524A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数字</w:t>
            </w:r>
          </w:p>
        </w:tc>
        <w:tc>
          <w:tcPr>
            <w:tcW w:w="2658" w:type="dxa"/>
            <w:shd w:val="clear" w:color="auto" w:fill="auto"/>
          </w:tcPr>
          <w:p w14:paraId="4DAEBA88" w14:textId="77777777" w:rsidR="009E524A" w:rsidRDefault="009E524A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非空</w:t>
            </w:r>
          </w:p>
        </w:tc>
      </w:tr>
      <w:tr w:rsidR="00000000" w14:paraId="0E4E0F94" w14:textId="77777777">
        <w:tc>
          <w:tcPr>
            <w:tcW w:w="1526" w:type="dxa"/>
            <w:shd w:val="clear" w:color="auto" w:fill="auto"/>
          </w:tcPr>
          <w:p w14:paraId="26FCCC1D" w14:textId="298D3D56" w:rsidR="009E524A" w:rsidRDefault="00EC49C0" w:rsidP="000E5B95">
            <w:pPr>
              <w:rPr>
                <w:rFonts w:hint="eastAsia"/>
              </w:rPr>
            </w:pPr>
            <w:proofErr w:type="spellStart"/>
            <w:r w:rsidRPr="00EC49C0">
              <w:t>auditStatus</w:t>
            </w:r>
            <w:proofErr w:type="spellEnd"/>
          </w:p>
        </w:tc>
        <w:tc>
          <w:tcPr>
            <w:tcW w:w="1984" w:type="dxa"/>
            <w:shd w:val="clear" w:color="auto" w:fill="auto"/>
          </w:tcPr>
          <w:p w14:paraId="4B2F4455" w14:textId="0878EF94" w:rsidR="009E524A" w:rsidRDefault="00EC49C0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审核状态</w:t>
            </w:r>
          </w:p>
        </w:tc>
        <w:tc>
          <w:tcPr>
            <w:tcW w:w="1276" w:type="dxa"/>
            <w:shd w:val="clear" w:color="auto" w:fill="auto"/>
          </w:tcPr>
          <w:p w14:paraId="6F5D5BE0" w14:textId="0AC3EC42" w:rsidR="009E524A" w:rsidRDefault="00EC49C0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单选按钮</w:t>
            </w:r>
          </w:p>
        </w:tc>
        <w:tc>
          <w:tcPr>
            <w:tcW w:w="1276" w:type="dxa"/>
            <w:shd w:val="clear" w:color="auto" w:fill="auto"/>
          </w:tcPr>
          <w:p w14:paraId="6B9A88E6" w14:textId="77777777" w:rsidR="009E524A" w:rsidRDefault="009E524A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2658" w:type="dxa"/>
            <w:shd w:val="clear" w:color="auto" w:fill="auto"/>
          </w:tcPr>
          <w:p w14:paraId="2282C862" w14:textId="77777777" w:rsidR="009E524A" w:rsidRDefault="009E524A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非空</w:t>
            </w:r>
          </w:p>
        </w:tc>
      </w:tr>
      <w:tr w:rsidR="00000000" w14:paraId="04B64657" w14:textId="77777777">
        <w:tc>
          <w:tcPr>
            <w:tcW w:w="1526" w:type="dxa"/>
            <w:shd w:val="clear" w:color="auto" w:fill="auto"/>
          </w:tcPr>
          <w:p w14:paraId="63B8482D" w14:textId="3AECC735" w:rsidR="009E524A" w:rsidRDefault="00EC49C0" w:rsidP="000E5B95">
            <w:pPr>
              <w:rPr>
                <w:rFonts w:hint="eastAsia"/>
              </w:rPr>
            </w:pPr>
            <w:proofErr w:type="spellStart"/>
            <w:r w:rsidRPr="00EC49C0">
              <w:t>auditReason</w:t>
            </w:r>
            <w:proofErr w:type="spellEnd"/>
          </w:p>
        </w:tc>
        <w:tc>
          <w:tcPr>
            <w:tcW w:w="1984" w:type="dxa"/>
            <w:shd w:val="clear" w:color="auto" w:fill="auto"/>
          </w:tcPr>
          <w:p w14:paraId="2FB5D505" w14:textId="36EF8BFE" w:rsidR="009E524A" w:rsidRDefault="00EC49C0" w:rsidP="000E5B95">
            <w:pPr>
              <w:rPr>
                <w:rFonts w:hint="eastAsia"/>
              </w:rPr>
            </w:pPr>
            <w:r w:rsidRPr="00EC49C0">
              <w:rPr>
                <w:rFonts w:hint="eastAsia"/>
              </w:rPr>
              <w:t>审核不通过原因</w:t>
            </w:r>
          </w:p>
        </w:tc>
        <w:tc>
          <w:tcPr>
            <w:tcW w:w="1276" w:type="dxa"/>
            <w:shd w:val="clear" w:color="auto" w:fill="auto"/>
          </w:tcPr>
          <w:p w14:paraId="6DB9DF27" w14:textId="349FB4A2" w:rsidR="009E524A" w:rsidRDefault="00EC49C0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文本域</w:t>
            </w:r>
          </w:p>
        </w:tc>
        <w:tc>
          <w:tcPr>
            <w:tcW w:w="1276" w:type="dxa"/>
            <w:shd w:val="clear" w:color="auto" w:fill="auto"/>
          </w:tcPr>
          <w:p w14:paraId="0EB2E02B" w14:textId="781B4433" w:rsidR="009E524A" w:rsidRDefault="00EC49C0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2658" w:type="dxa"/>
            <w:shd w:val="clear" w:color="auto" w:fill="auto"/>
          </w:tcPr>
          <w:p w14:paraId="7F4E94FA" w14:textId="1B9BC364" w:rsidR="009E524A" w:rsidRDefault="00EC49C0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当选择</w:t>
            </w:r>
            <w:r w:rsidRPr="00EC49C0">
              <w:rPr>
                <w:rFonts w:hint="eastAsia"/>
              </w:rPr>
              <w:t>审核不通过时</w:t>
            </w:r>
            <w:r>
              <w:rPr>
                <w:rFonts w:hint="eastAsia"/>
              </w:rPr>
              <w:t>校验非空</w:t>
            </w:r>
          </w:p>
        </w:tc>
      </w:tr>
    </w:tbl>
    <w:p w14:paraId="2E7BEF5C" w14:textId="39D8342D" w:rsidR="00040D84" w:rsidRDefault="006F5C00" w:rsidP="006F5C00">
      <w:pPr>
        <w:pStyle w:val="2"/>
      </w:pPr>
      <w:bookmarkStart w:id="53" w:name="_Toc148104389"/>
      <w:r>
        <w:rPr>
          <w:rFonts w:hint="eastAsia"/>
        </w:rPr>
        <w:t>5</w:t>
      </w:r>
      <w:r>
        <w:t xml:space="preserve">.7 </w:t>
      </w:r>
      <w:r>
        <w:rPr>
          <w:rFonts w:hint="eastAsia"/>
        </w:rPr>
        <w:t>评论视频表单</w:t>
      </w:r>
      <w:bookmarkEnd w:id="5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1984"/>
        <w:gridCol w:w="1276"/>
        <w:gridCol w:w="1276"/>
        <w:gridCol w:w="2658"/>
      </w:tblGrid>
      <w:tr w:rsidR="00000000" w14:paraId="5CA05586" w14:textId="77777777">
        <w:tc>
          <w:tcPr>
            <w:tcW w:w="1526" w:type="dxa"/>
            <w:shd w:val="clear" w:color="auto" w:fill="BFBFBF"/>
          </w:tcPr>
          <w:p w14:paraId="0FD01CB0" w14:textId="77777777" w:rsidR="004735A8" w:rsidRDefault="004735A8" w:rsidP="000E5B95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输入元素</w:t>
            </w:r>
          </w:p>
        </w:tc>
        <w:tc>
          <w:tcPr>
            <w:tcW w:w="1984" w:type="dxa"/>
            <w:shd w:val="clear" w:color="auto" w:fill="BFBFBF"/>
          </w:tcPr>
          <w:p w14:paraId="3DE9501F" w14:textId="77777777" w:rsidR="004735A8" w:rsidRDefault="004735A8" w:rsidP="000E5B95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元素说明</w:t>
            </w:r>
          </w:p>
        </w:tc>
        <w:tc>
          <w:tcPr>
            <w:tcW w:w="1276" w:type="dxa"/>
            <w:shd w:val="clear" w:color="auto" w:fill="BFBFBF"/>
          </w:tcPr>
          <w:p w14:paraId="3AB39A57" w14:textId="77777777" w:rsidR="004735A8" w:rsidRDefault="004735A8" w:rsidP="000E5B95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控件类型</w:t>
            </w:r>
          </w:p>
        </w:tc>
        <w:tc>
          <w:tcPr>
            <w:tcW w:w="1276" w:type="dxa"/>
            <w:shd w:val="clear" w:color="auto" w:fill="BFBFBF"/>
          </w:tcPr>
          <w:p w14:paraId="1734D6B9" w14:textId="77777777" w:rsidR="004735A8" w:rsidRDefault="004735A8" w:rsidP="000E5B95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数据类型</w:t>
            </w:r>
          </w:p>
        </w:tc>
        <w:tc>
          <w:tcPr>
            <w:tcW w:w="2658" w:type="dxa"/>
            <w:shd w:val="clear" w:color="auto" w:fill="BFBFBF"/>
          </w:tcPr>
          <w:p w14:paraId="611E25E3" w14:textId="77777777" w:rsidR="004735A8" w:rsidRDefault="004735A8" w:rsidP="000E5B95">
            <w:pPr>
              <w:rPr>
                <w:rFonts w:ascii="Microsoft YaHei UI" w:eastAsia="Microsoft YaHei UI" w:hAnsi="Microsoft YaHei UI" w:hint="eastAsia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约束</w:t>
            </w:r>
          </w:p>
        </w:tc>
      </w:tr>
      <w:tr w:rsidR="00000000" w14:paraId="3B30336D" w14:textId="77777777">
        <w:tc>
          <w:tcPr>
            <w:tcW w:w="1526" w:type="dxa"/>
            <w:shd w:val="clear" w:color="auto" w:fill="auto"/>
          </w:tcPr>
          <w:p w14:paraId="0DFDCA47" w14:textId="53D0FD56" w:rsidR="004735A8" w:rsidRDefault="004735A8" w:rsidP="000E5B95">
            <w:pPr>
              <w:rPr>
                <w:rFonts w:hint="eastAsia"/>
              </w:rPr>
            </w:pPr>
            <w:proofErr w:type="spellStart"/>
            <w:r w:rsidRPr="004735A8">
              <w:t>videoId</w:t>
            </w:r>
            <w:proofErr w:type="spellEnd"/>
          </w:p>
        </w:tc>
        <w:tc>
          <w:tcPr>
            <w:tcW w:w="1984" w:type="dxa"/>
            <w:shd w:val="clear" w:color="auto" w:fill="auto"/>
          </w:tcPr>
          <w:p w14:paraId="5C45BC0A" w14:textId="77777777" w:rsidR="004735A8" w:rsidRDefault="004735A8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视频主键</w:t>
            </w:r>
          </w:p>
        </w:tc>
        <w:tc>
          <w:tcPr>
            <w:tcW w:w="1276" w:type="dxa"/>
            <w:shd w:val="clear" w:color="auto" w:fill="auto"/>
          </w:tcPr>
          <w:p w14:paraId="7A4BB8F3" w14:textId="77777777" w:rsidR="004735A8" w:rsidRDefault="004735A8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隐藏域</w:t>
            </w:r>
          </w:p>
        </w:tc>
        <w:tc>
          <w:tcPr>
            <w:tcW w:w="1276" w:type="dxa"/>
            <w:shd w:val="clear" w:color="auto" w:fill="auto"/>
          </w:tcPr>
          <w:p w14:paraId="46034301" w14:textId="77777777" w:rsidR="004735A8" w:rsidRDefault="004735A8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数字</w:t>
            </w:r>
          </w:p>
        </w:tc>
        <w:tc>
          <w:tcPr>
            <w:tcW w:w="2658" w:type="dxa"/>
            <w:shd w:val="clear" w:color="auto" w:fill="auto"/>
          </w:tcPr>
          <w:p w14:paraId="062E599B" w14:textId="77777777" w:rsidR="004735A8" w:rsidRDefault="004735A8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非空</w:t>
            </w:r>
          </w:p>
        </w:tc>
      </w:tr>
      <w:tr w:rsidR="00000000" w14:paraId="38CA9DB8" w14:textId="77777777">
        <w:tc>
          <w:tcPr>
            <w:tcW w:w="1526" w:type="dxa"/>
            <w:shd w:val="clear" w:color="auto" w:fill="auto"/>
          </w:tcPr>
          <w:p w14:paraId="137435A9" w14:textId="743FF98C" w:rsidR="004735A8" w:rsidRDefault="004735A8" w:rsidP="000E5B95">
            <w:pPr>
              <w:rPr>
                <w:rFonts w:hint="eastAsia"/>
              </w:rPr>
            </w:pPr>
            <w:r w:rsidRPr="004735A8">
              <w:t>content</w:t>
            </w:r>
          </w:p>
        </w:tc>
        <w:tc>
          <w:tcPr>
            <w:tcW w:w="1984" w:type="dxa"/>
            <w:shd w:val="clear" w:color="auto" w:fill="auto"/>
          </w:tcPr>
          <w:p w14:paraId="6C3B585A" w14:textId="764AD3E9" w:rsidR="004735A8" w:rsidRDefault="004735A8" w:rsidP="000E5B95">
            <w:pPr>
              <w:rPr>
                <w:rFonts w:hint="eastAsia"/>
              </w:rPr>
            </w:pPr>
            <w:r w:rsidRPr="004735A8">
              <w:rPr>
                <w:rFonts w:hint="eastAsia"/>
              </w:rPr>
              <w:t>评论内容</w:t>
            </w:r>
          </w:p>
        </w:tc>
        <w:tc>
          <w:tcPr>
            <w:tcW w:w="1276" w:type="dxa"/>
            <w:shd w:val="clear" w:color="auto" w:fill="auto"/>
          </w:tcPr>
          <w:p w14:paraId="3BB96B3C" w14:textId="77777777" w:rsidR="004735A8" w:rsidRDefault="004735A8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文本域</w:t>
            </w:r>
          </w:p>
        </w:tc>
        <w:tc>
          <w:tcPr>
            <w:tcW w:w="1276" w:type="dxa"/>
            <w:shd w:val="clear" w:color="auto" w:fill="auto"/>
          </w:tcPr>
          <w:p w14:paraId="53539E0F" w14:textId="77777777" w:rsidR="004735A8" w:rsidRDefault="004735A8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2658" w:type="dxa"/>
            <w:shd w:val="clear" w:color="auto" w:fill="auto"/>
          </w:tcPr>
          <w:p w14:paraId="49E3874E" w14:textId="5D9F3091" w:rsidR="004735A8" w:rsidRDefault="004735A8" w:rsidP="000E5B95">
            <w:pPr>
              <w:rPr>
                <w:rFonts w:hint="eastAsia"/>
              </w:rPr>
            </w:pPr>
            <w:r>
              <w:rPr>
                <w:rFonts w:hint="eastAsia"/>
              </w:rPr>
              <w:t>非空</w:t>
            </w:r>
          </w:p>
        </w:tc>
      </w:tr>
    </w:tbl>
    <w:p w14:paraId="743F512D" w14:textId="77777777" w:rsidR="00040D84" w:rsidRDefault="00040D84" w:rsidP="005A1F83"/>
    <w:p w14:paraId="4DA30DA6" w14:textId="77777777" w:rsidR="00155A6C" w:rsidRDefault="00155A6C" w:rsidP="005A1F83"/>
    <w:p w14:paraId="1A7CBE8E" w14:textId="77777777" w:rsidR="00155A6C" w:rsidRDefault="00155A6C" w:rsidP="005A1F83"/>
    <w:p w14:paraId="4618B3A0" w14:textId="77777777" w:rsidR="00155A6C" w:rsidRPr="004735A8" w:rsidRDefault="00155A6C" w:rsidP="005A1F83">
      <w:pPr>
        <w:rPr>
          <w:rFonts w:hint="eastAsia"/>
        </w:rPr>
      </w:pPr>
    </w:p>
    <w:p w14:paraId="6BB06B8B" w14:textId="0C008D42" w:rsidR="00AB7E1D" w:rsidRDefault="00A655D3">
      <w:pPr>
        <w:pStyle w:val="1"/>
        <w:numPr>
          <w:ins w:id="54" w:author="lixu" w:date="2002-05-24T13:28:00Z"/>
        </w:numPr>
        <w:spacing w:before="175" w:after="175"/>
      </w:pPr>
      <w:bookmarkStart w:id="55" w:name="_Toc148104390"/>
      <w:r>
        <w:lastRenderedPageBreak/>
        <w:t>6</w:t>
      </w:r>
      <w:r w:rsidR="00AB7E1D">
        <w:rPr>
          <w:rFonts w:hint="eastAsia"/>
        </w:rPr>
        <w:t xml:space="preserve">. </w:t>
      </w:r>
      <w:r w:rsidR="00C8263A">
        <w:rPr>
          <w:rFonts w:hint="eastAsia"/>
        </w:rPr>
        <w:t>数据库</w:t>
      </w:r>
      <w:r w:rsidR="007E004E">
        <w:rPr>
          <w:rFonts w:hint="eastAsia"/>
        </w:rPr>
        <w:t>表</w:t>
      </w:r>
      <w:r w:rsidR="00C8263A">
        <w:rPr>
          <w:rFonts w:hint="eastAsia"/>
        </w:rPr>
        <w:t>设计</w:t>
      </w:r>
      <w:bookmarkEnd w:id="55"/>
    </w:p>
    <w:p w14:paraId="09DE4E67" w14:textId="56BD275C" w:rsidR="00B92C3B" w:rsidRPr="00B92C3B" w:rsidRDefault="00A655D3" w:rsidP="00DC0667">
      <w:pPr>
        <w:pStyle w:val="2"/>
      </w:pPr>
      <w:bookmarkStart w:id="56" w:name="_Toc148104391"/>
      <w:r>
        <w:t>6</w:t>
      </w:r>
      <w:r w:rsidR="00B92C3B">
        <w:t xml:space="preserve">.1 </w:t>
      </w:r>
      <w:r w:rsidR="00B92C3B">
        <w:rPr>
          <w:rFonts w:hint="eastAsia"/>
        </w:rPr>
        <w:t>用户表</w:t>
      </w:r>
      <w:bookmarkEnd w:id="56"/>
    </w:p>
    <w:tbl>
      <w:tblPr>
        <w:tblW w:w="8642" w:type="dxa"/>
        <w:tblInd w:w="113" w:type="dxa"/>
        <w:tblLook w:val="04A0" w:firstRow="1" w:lastRow="0" w:firstColumn="1" w:lastColumn="0" w:noHBand="0" w:noVBand="1"/>
      </w:tblPr>
      <w:tblGrid>
        <w:gridCol w:w="1838"/>
        <w:gridCol w:w="2552"/>
        <w:gridCol w:w="1275"/>
        <w:gridCol w:w="1276"/>
        <w:gridCol w:w="1701"/>
      </w:tblGrid>
      <w:tr w:rsidR="00627757" w:rsidRPr="00627757" w14:paraId="4460968C" w14:textId="77777777">
        <w:trPr>
          <w:trHeight w:val="28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57219C93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表名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09F0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t_user</w:t>
            </w:r>
          </w:p>
        </w:tc>
      </w:tr>
      <w:tr w:rsidR="00627757" w:rsidRPr="00627757" w14:paraId="6AC2F2C4" w14:textId="7777777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487C40A4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8ADDD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用户表</w:t>
            </w:r>
          </w:p>
        </w:tc>
      </w:tr>
      <w:tr w:rsidR="00627757" w:rsidRPr="00627757" w14:paraId="67C879CB" w14:textId="7777777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53E8303B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列名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0D8F17E9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列描述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4594FC44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数据类型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7F9EA68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数据长度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046668A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约束</w:t>
            </w:r>
          </w:p>
        </w:tc>
      </w:tr>
      <w:tr w:rsidR="00627757" w:rsidRPr="00627757" w14:paraId="6B7FACEF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55F61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8BEAB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用户主键、自动生成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762F6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C6416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88F57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</w:tr>
      <w:tr w:rsidR="00627757" w:rsidRPr="00627757" w14:paraId="6FDDC3CE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A2CBC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username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2EEF5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用户名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5EB7F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2D58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06A6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唯一、非空</w:t>
            </w:r>
          </w:p>
        </w:tc>
      </w:tr>
      <w:tr w:rsidR="00627757" w:rsidRPr="00627757" w14:paraId="6B47115B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DBB5C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nickname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98647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昵称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0FAB4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EABFA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84E78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627757" w:rsidRPr="00627757" w14:paraId="3AC7EF13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1C001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password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A83A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密码，加密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585F3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07CB1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C5BBB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627757" w:rsidRPr="00627757" w14:paraId="1C8B3A5A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B7316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user_type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ADBE5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用户类型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2D647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345D2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A75EF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627757" w:rsidRPr="00627757" w14:paraId="6C198A1E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A5115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569EB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D4DAA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93ED0" w14:textId="5022F260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B730D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627757" w:rsidRPr="00627757" w14:paraId="57D0DDD8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49D48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creator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29AB7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623DE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AB6C5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2631A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627757" w:rsidRPr="00627757" w14:paraId="14E0C1BC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B9BFC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BD755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0A7FC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91955" w14:textId="67B91E05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DA0DB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627757" w:rsidRPr="00627757" w14:paraId="4992F15B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50A6A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D321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67A7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3E05E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3738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</w:tbl>
    <w:p w14:paraId="47954E36" w14:textId="434FDA79" w:rsidR="00C747D9" w:rsidRDefault="00A655D3" w:rsidP="00DC0667">
      <w:pPr>
        <w:pStyle w:val="2"/>
      </w:pPr>
      <w:bookmarkStart w:id="57" w:name="_Toc148104392"/>
      <w:r>
        <w:t>6</w:t>
      </w:r>
      <w:r w:rsidR="00DC0667">
        <w:t xml:space="preserve">.2 </w:t>
      </w:r>
      <w:r w:rsidR="00DC0667">
        <w:rPr>
          <w:rFonts w:hint="eastAsia"/>
        </w:rPr>
        <w:t>视频类别表</w:t>
      </w:r>
      <w:bookmarkEnd w:id="57"/>
    </w:p>
    <w:tbl>
      <w:tblPr>
        <w:tblW w:w="8642" w:type="dxa"/>
        <w:tblInd w:w="113" w:type="dxa"/>
        <w:tblLook w:val="04A0" w:firstRow="1" w:lastRow="0" w:firstColumn="1" w:lastColumn="0" w:noHBand="0" w:noVBand="1"/>
      </w:tblPr>
      <w:tblGrid>
        <w:gridCol w:w="1838"/>
        <w:gridCol w:w="2552"/>
        <w:gridCol w:w="1275"/>
        <w:gridCol w:w="1276"/>
        <w:gridCol w:w="1701"/>
      </w:tblGrid>
      <w:tr w:rsidR="00286D2B" w:rsidRPr="00286D2B" w14:paraId="1086DCF8" w14:textId="77777777">
        <w:trPr>
          <w:trHeight w:val="28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379D0555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表名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25FEE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t_category</w:t>
            </w:r>
          </w:p>
        </w:tc>
      </w:tr>
      <w:tr w:rsidR="00286D2B" w:rsidRPr="00286D2B" w14:paraId="7F8E858A" w14:textId="7777777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20D7CFB7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86D1C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视频类别表</w:t>
            </w:r>
          </w:p>
        </w:tc>
      </w:tr>
      <w:tr w:rsidR="00286D2B" w:rsidRPr="00286D2B" w14:paraId="44990EE8" w14:textId="7777777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19A5EC15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列名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0D5E994E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列描述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012BF73E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数据类型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0EB8B7F4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数据长度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5F75C87B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约束</w:t>
            </w:r>
          </w:p>
        </w:tc>
      </w:tr>
      <w:tr w:rsidR="00286D2B" w:rsidRPr="00286D2B" w14:paraId="795EE56A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DB1F3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07EAF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类别主键、自动生成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8DD62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1E253" w14:textId="77777777" w:rsidR="00286D2B" w:rsidRPr="00286D2B" w:rsidRDefault="00286D2B" w:rsidP="00286D2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46F4E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</w:tr>
      <w:tr w:rsidR="00286D2B" w:rsidRPr="00286D2B" w14:paraId="1DA3966A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40ACB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category_name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EEE2D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类别名称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42BC9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0862D" w14:textId="77777777" w:rsidR="00286D2B" w:rsidRPr="00286D2B" w:rsidRDefault="00286D2B" w:rsidP="00286D2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8431D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唯一、非空</w:t>
            </w:r>
          </w:p>
        </w:tc>
      </w:tr>
      <w:tr w:rsidR="00286D2B" w:rsidRPr="00286D2B" w14:paraId="77640D7E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E230C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3423A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06DC2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F7846" w14:textId="43C19B2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61C99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286D2B" w:rsidRPr="00286D2B" w14:paraId="4B802602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69AE6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creator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15AC5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42303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01635" w14:textId="77777777" w:rsidR="00286D2B" w:rsidRPr="00286D2B" w:rsidRDefault="00286D2B" w:rsidP="00286D2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0F3A8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286D2B" w:rsidRPr="00286D2B" w14:paraId="2C5B80DA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EFA7D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C4622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B4D15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90A74" w14:textId="756A123D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2C63B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286D2B" w:rsidRPr="00286D2B" w14:paraId="46A3B75F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B069B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9593A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0D5A6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0F109" w14:textId="77777777" w:rsidR="00286D2B" w:rsidRPr="00286D2B" w:rsidRDefault="00286D2B" w:rsidP="00286D2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BB4CB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</w:tbl>
    <w:p w14:paraId="686D917D" w14:textId="04D69FD1" w:rsidR="00286D2B" w:rsidRDefault="00A655D3" w:rsidP="00DC0667">
      <w:pPr>
        <w:pStyle w:val="2"/>
      </w:pPr>
      <w:bookmarkStart w:id="58" w:name="_Toc148104393"/>
      <w:r>
        <w:t>6</w:t>
      </w:r>
      <w:r w:rsidR="00DC0667">
        <w:t xml:space="preserve">.3 </w:t>
      </w:r>
      <w:r w:rsidR="00DC0667">
        <w:rPr>
          <w:rFonts w:hint="eastAsia"/>
        </w:rPr>
        <w:t>视频表</w:t>
      </w:r>
      <w:bookmarkEnd w:id="58"/>
    </w:p>
    <w:tbl>
      <w:tblPr>
        <w:tblW w:w="8642" w:type="dxa"/>
        <w:tblInd w:w="113" w:type="dxa"/>
        <w:tblLook w:val="04A0" w:firstRow="1" w:lastRow="0" w:firstColumn="1" w:lastColumn="0" w:noHBand="0" w:noVBand="1"/>
      </w:tblPr>
      <w:tblGrid>
        <w:gridCol w:w="1838"/>
        <w:gridCol w:w="2552"/>
        <w:gridCol w:w="1275"/>
        <w:gridCol w:w="1276"/>
        <w:gridCol w:w="1701"/>
      </w:tblGrid>
      <w:tr w:rsidR="0089617D" w:rsidRPr="0089617D" w14:paraId="4F4913DA" w14:textId="77777777">
        <w:trPr>
          <w:trHeight w:val="28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1E73E376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表名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9ED7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t_video</w:t>
            </w:r>
          </w:p>
        </w:tc>
      </w:tr>
      <w:tr w:rsidR="0089617D" w:rsidRPr="0089617D" w14:paraId="41B375CD" w14:textId="7777777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418B6F8E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380DE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视频表</w:t>
            </w:r>
          </w:p>
        </w:tc>
      </w:tr>
      <w:tr w:rsidR="0089617D" w:rsidRPr="0089617D" w14:paraId="69107E95" w14:textId="7777777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1CBB194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列名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50C6AB63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列描述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70A9DDF0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数据类型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3FB42C6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数据长度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7E179087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约束</w:t>
            </w:r>
          </w:p>
        </w:tc>
      </w:tr>
      <w:tr w:rsidR="0089617D" w:rsidRPr="0089617D" w14:paraId="3B687D1C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4F791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A3C8E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视频主键、自动生成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20D58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6C92E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0A5E1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</w:tr>
      <w:tr w:rsidR="0089617D" w:rsidRPr="0089617D" w14:paraId="12D109A4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462E1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video_name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22510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视频名称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489B0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30B97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128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07F50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30A1D02F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B896E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lastRenderedPageBreak/>
              <w:t>video_link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42B49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视频链接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D5FC4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FD0A5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4404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271C4369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C7B5B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video_logo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53B8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视频标志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AAD3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3459B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2419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0ADE5EE5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2D409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video_hits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D1C49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视频点击率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2ED25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08002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B7EDC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68A7950E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B27AC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category_id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DB8F7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视频类别主键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DC08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F20D5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B4A8B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非空、外键</w:t>
            </w:r>
          </w:p>
        </w:tc>
      </w:tr>
      <w:tr w:rsidR="0089617D" w:rsidRPr="0089617D" w14:paraId="3E4E927A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E1CC5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audit_status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26D83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审核状态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FFA0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8CCCA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55C3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02FC4024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62184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0C4EE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FC198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2A3AF" w14:textId="00194AB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E44A4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2AE33FF6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56299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creator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43FED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56EB8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559FF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A343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088CAC24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9897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CB1C4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C83F1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EA94B" w14:textId="65540780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1559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5CB0F2BC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49C59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ECFD0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0AF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DA776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E3700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33DD84C2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FA54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audited_date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C2ECD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审核时间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C307C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CDFDB" w14:textId="63B09C1B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4DA75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89617D" w:rsidRPr="0089617D" w14:paraId="75D9E4B6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AE08A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auditor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4F4B5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审核人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CB725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AD5CB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88DEE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89617D" w:rsidRPr="0089617D" w14:paraId="0090004A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800B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audit_reason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F79C3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审核不通过原因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F2A86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F13C0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561A6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57941C0D" w14:textId="6350AE01" w:rsidR="00DC0667" w:rsidRDefault="00A655D3" w:rsidP="00DC0667">
      <w:pPr>
        <w:pStyle w:val="2"/>
      </w:pPr>
      <w:bookmarkStart w:id="59" w:name="_Toc148104394"/>
      <w:r>
        <w:t>6</w:t>
      </w:r>
      <w:r w:rsidR="00DC0667">
        <w:t xml:space="preserve">.4 </w:t>
      </w:r>
      <w:r w:rsidR="00DC0667">
        <w:rPr>
          <w:rFonts w:hint="eastAsia"/>
        </w:rPr>
        <w:t>视频评论表</w:t>
      </w:r>
      <w:bookmarkEnd w:id="59"/>
    </w:p>
    <w:tbl>
      <w:tblPr>
        <w:tblW w:w="8642" w:type="dxa"/>
        <w:tblInd w:w="113" w:type="dxa"/>
        <w:tblLook w:val="04A0" w:firstRow="1" w:lastRow="0" w:firstColumn="1" w:lastColumn="0" w:noHBand="0" w:noVBand="1"/>
      </w:tblPr>
      <w:tblGrid>
        <w:gridCol w:w="1838"/>
        <w:gridCol w:w="2552"/>
        <w:gridCol w:w="1275"/>
        <w:gridCol w:w="1276"/>
        <w:gridCol w:w="1701"/>
      </w:tblGrid>
      <w:tr w:rsidR="008A5EA4" w:rsidRPr="008A5EA4" w14:paraId="12787BE2" w14:textId="77777777">
        <w:trPr>
          <w:trHeight w:val="28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538651F7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表名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358F4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t_comment</w:t>
            </w:r>
          </w:p>
        </w:tc>
      </w:tr>
      <w:tr w:rsidR="008A5EA4" w:rsidRPr="008A5EA4" w14:paraId="0CE674BE" w14:textId="7777777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33354E84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1E763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视频评论表</w:t>
            </w:r>
          </w:p>
        </w:tc>
      </w:tr>
      <w:tr w:rsidR="00E22447" w:rsidRPr="008A5EA4" w14:paraId="0A0A5FE0" w14:textId="7777777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00196436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列名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69260E28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列描述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73FA0A9E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数据类型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5A764110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数据长度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05AAF1C9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约束</w:t>
            </w:r>
          </w:p>
        </w:tc>
      </w:tr>
      <w:tr w:rsidR="008A5EA4" w:rsidRPr="008A5EA4" w14:paraId="4CD04C6B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CBC29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B5C0B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评论主键、自动生成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6E218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C933A" w14:textId="77777777" w:rsidR="008A5EA4" w:rsidRPr="008A5EA4" w:rsidRDefault="008A5EA4" w:rsidP="008A5EA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8F01C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</w:tr>
      <w:tr w:rsidR="008A5EA4" w:rsidRPr="008A5EA4" w14:paraId="3940761B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09470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content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B784A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评论内容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25C10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2BFF6" w14:textId="77777777" w:rsidR="008A5EA4" w:rsidRPr="008A5EA4" w:rsidRDefault="008A5EA4" w:rsidP="008A5EA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AF471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A5EA4" w:rsidRPr="008A5EA4" w14:paraId="01033D83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FC897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video_id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F4072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视频主键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804FE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46B39" w14:textId="77777777" w:rsidR="008A5EA4" w:rsidRPr="008A5EA4" w:rsidRDefault="008A5EA4" w:rsidP="008A5EA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25993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非空、外键</w:t>
            </w:r>
          </w:p>
        </w:tc>
      </w:tr>
      <w:tr w:rsidR="008A5EA4" w:rsidRPr="008A5EA4" w14:paraId="04772C8E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B8DA6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608F2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22A05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2D043" w14:textId="1379A175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CA15D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A5EA4" w:rsidRPr="008A5EA4" w14:paraId="69120852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4E6CD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creator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72E8C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1963D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D72C8" w14:textId="77777777" w:rsidR="008A5EA4" w:rsidRPr="008A5EA4" w:rsidRDefault="008A5EA4" w:rsidP="008A5EA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94D94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A5EA4" w:rsidRPr="008A5EA4" w14:paraId="5739C12E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61EA8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3104F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59B84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BD153" w14:textId="3C33B9A8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A23BC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A5EA4" w:rsidRPr="008A5EA4" w14:paraId="3B24F160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4F267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43A74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3303B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E3B32" w14:textId="77777777" w:rsidR="008A5EA4" w:rsidRPr="008A5EA4" w:rsidRDefault="008A5EA4" w:rsidP="008A5EA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1F65C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</w:tbl>
    <w:p w14:paraId="05F38ECD" w14:textId="3A03B5E8" w:rsidR="004B5CC7" w:rsidRDefault="00A655D3" w:rsidP="00DC0667">
      <w:pPr>
        <w:pStyle w:val="2"/>
      </w:pPr>
      <w:bookmarkStart w:id="60" w:name="_Toc148104395"/>
      <w:r>
        <w:lastRenderedPageBreak/>
        <w:t>6</w:t>
      </w:r>
      <w:r w:rsidR="00DC0667">
        <w:t xml:space="preserve">.5 </w:t>
      </w:r>
      <w:r w:rsidR="00DC0667">
        <w:rPr>
          <w:rFonts w:hint="eastAsia"/>
        </w:rPr>
        <w:t>ER</w:t>
      </w:r>
      <w:r w:rsidR="00DC0667">
        <w:rPr>
          <w:rFonts w:hint="eastAsia"/>
        </w:rPr>
        <w:t>图</w:t>
      </w:r>
      <w:bookmarkEnd w:id="60"/>
    </w:p>
    <w:p w14:paraId="451AD4E1" w14:textId="250C66FD" w:rsidR="00A30B33" w:rsidRDefault="00E91081" w:rsidP="00A30B33">
      <w:pPr>
        <w:rPr>
          <w:noProof/>
        </w:rPr>
      </w:pPr>
      <w:r>
        <w:rPr>
          <w:noProof/>
        </w:rPr>
        <w:pict w14:anchorId="01240410">
          <v:shape id="_x0000_i1049" type="#_x0000_t75" style="width:425.4pt;height:561.6pt;visibility:visible;mso-wrap-style:square">
            <v:imagedata r:id="rId31" o:title=""/>
          </v:shape>
        </w:pict>
      </w:r>
    </w:p>
    <w:p w14:paraId="5C6E71BE" w14:textId="77777777" w:rsidR="00B1346D" w:rsidRPr="00A30B33" w:rsidRDefault="00B1346D" w:rsidP="00A30B33"/>
    <w:sectPr w:rsidR="00B1346D" w:rsidRPr="00A30B33">
      <w:headerReference w:type="default" r:id="rId32"/>
      <w:footerReference w:type="default" r:id="rId33"/>
      <w:pgSz w:w="11906" w:h="16838" w:code="9"/>
      <w:pgMar w:top="1418" w:right="1701" w:bottom="1418" w:left="1701" w:header="851" w:footer="851" w:gutter="0"/>
      <w:cols w:space="425"/>
      <w:titlePg/>
      <w:docGrid w:type="linesAndChars" w:linePitch="350" w:charSpace="282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F85B7E" w14:textId="77777777" w:rsidR="002557F5" w:rsidRDefault="002557F5">
      <w:r>
        <w:separator/>
      </w:r>
    </w:p>
  </w:endnote>
  <w:endnote w:type="continuationSeparator" w:id="0">
    <w:p w14:paraId="6E36F3B9" w14:textId="77777777" w:rsidR="002557F5" w:rsidRDefault="002557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000" w:firstRow="0" w:lastRow="0" w:firstColumn="0" w:lastColumn="0" w:noHBand="0" w:noVBand="0"/>
    </w:tblPr>
    <w:tblGrid>
      <w:gridCol w:w="4376"/>
      <w:gridCol w:w="4344"/>
    </w:tblGrid>
    <w:tr w:rsidR="00AB7E1D" w14:paraId="09C96EC3" w14:textId="77777777">
      <w:tc>
        <w:tcPr>
          <w:tcW w:w="4643" w:type="dxa"/>
        </w:tcPr>
        <w:p w14:paraId="4B98F010" w14:textId="77777777" w:rsidR="00AB7E1D" w:rsidRDefault="00AB7E1D">
          <w:pPr>
            <w:pStyle w:val="a5"/>
          </w:pPr>
          <w:r>
            <w:sym w:font="Symbol" w:char="F0D3"/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中国石油大学计算机系，</w:t>
          </w:r>
          <w:r>
            <w:t>200</w:t>
          </w:r>
          <w:r>
            <w:rPr>
              <w:rFonts w:hint="eastAsia"/>
            </w:rPr>
            <w:t>4-2006</w:t>
          </w:r>
        </w:p>
      </w:tc>
      <w:tc>
        <w:tcPr>
          <w:tcW w:w="4643" w:type="dxa"/>
        </w:tcPr>
        <w:p w14:paraId="453E8036" w14:textId="77777777" w:rsidR="00AB7E1D" w:rsidRDefault="00AB7E1D">
          <w:pPr>
            <w:pStyle w:val="a5"/>
            <w:jc w:val="right"/>
          </w:pPr>
          <w:r>
            <w:rPr>
              <w:snapToGrid w:val="0"/>
            </w:rPr>
            <w:t xml:space="preserve">Page </w:t>
          </w:r>
          <w:r>
            <w:rPr>
              <w:rStyle w:val="a7"/>
            </w:rPr>
            <w:fldChar w:fldCharType="begin"/>
          </w:r>
          <w:r>
            <w:rPr>
              <w:rStyle w:val="a7"/>
            </w:rPr>
            <w:instrText xml:space="preserve"> PAGE </w:instrText>
          </w:r>
          <w:r>
            <w:rPr>
              <w:rStyle w:val="a7"/>
            </w:rPr>
            <w:fldChar w:fldCharType="separate"/>
          </w:r>
          <w:r>
            <w:rPr>
              <w:rStyle w:val="a7"/>
              <w:noProof/>
            </w:rPr>
            <w:t>2</w:t>
          </w:r>
          <w:r>
            <w:rPr>
              <w:rStyle w:val="a7"/>
            </w:rPr>
            <w:fldChar w:fldCharType="end"/>
          </w:r>
          <w:r>
            <w:rPr>
              <w:snapToGrid w:val="0"/>
            </w:rPr>
            <w:t xml:space="preserve"> of </w:t>
          </w:r>
          <w:r>
            <w:rPr>
              <w:rStyle w:val="a7"/>
            </w:rPr>
            <w:fldChar w:fldCharType="begin"/>
          </w:r>
          <w:r>
            <w:rPr>
              <w:rStyle w:val="a7"/>
            </w:rPr>
            <w:instrText xml:space="preserve"> NUMPAGES </w:instrText>
          </w:r>
          <w:r>
            <w:rPr>
              <w:rStyle w:val="a7"/>
            </w:rPr>
            <w:fldChar w:fldCharType="separate"/>
          </w:r>
          <w:r>
            <w:rPr>
              <w:rStyle w:val="a7"/>
              <w:noProof/>
            </w:rPr>
            <w:t>6</w:t>
          </w:r>
          <w:r>
            <w:rPr>
              <w:rStyle w:val="a7"/>
            </w:rPr>
            <w:fldChar w:fldCharType="end"/>
          </w:r>
        </w:p>
      </w:tc>
    </w:tr>
  </w:tbl>
  <w:p w14:paraId="0FAAEBD6" w14:textId="77777777" w:rsidR="00AB7E1D" w:rsidRDefault="00AB7E1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59F56" w14:textId="77777777" w:rsidR="002557F5" w:rsidRDefault="002557F5">
      <w:r>
        <w:separator/>
      </w:r>
    </w:p>
  </w:footnote>
  <w:footnote w:type="continuationSeparator" w:id="0">
    <w:p w14:paraId="2CB8CE36" w14:textId="77777777" w:rsidR="002557F5" w:rsidRDefault="002557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5F12E" w14:textId="6289C088" w:rsidR="00AB7E1D" w:rsidRDefault="00A65EA3">
    <w:pPr>
      <w:pStyle w:val="a3"/>
      <w:jc w:val="both"/>
    </w:pPr>
    <w:proofErr w:type="spellStart"/>
    <w:r>
      <w:rPr>
        <w:rFonts w:hint="eastAsia"/>
      </w:rPr>
      <w:t>VideoSite</w:t>
    </w:r>
    <w:proofErr w:type="spellEnd"/>
    <w:r>
      <w:rPr>
        <w:rFonts w:hint="eastAsia"/>
      </w:rPr>
      <w:t>视频网站</w:t>
    </w:r>
    <w:r w:rsidR="00AB7E1D">
      <w:rPr>
        <w:rFonts w:hint="eastAsia"/>
      </w:rPr>
      <w:t>，《模块设计报告》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D1FD0"/>
    <w:multiLevelType w:val="hybridMultilevel"/>
    <w:tmpl w:val="2C204180"/>
    <w:lvl w:ilvl="0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80652FB"/>
    <w:multiLevelType w:val="hybridMultilevel"/>
    <w:tmpl w:val="4A4467F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300D43"/>
    <w:multiLevelType w:val="multilevel"/>
    <w:tmpl w:val="D4344826"/>
    <w:lvl w:ilvl="0">
      <w:start w:val="1"/>
      <w:numFmt w:val="lowerLetter"/>
      <w:lvlText w:val="%1."/>
      <w:legacy w:legacy="1" w:legacySpace="0" w:legacyIndent="720"/>
      <w:lvlJc w:val="left"/>
      <w:pPr>
        <w:ind w:left="720" w:hanging="720"/>
      </w:pPr>
    </w:lvl>
    <w:lvl w:ilvl="1">
      <w:start w:val="1"/>
      <w:numFmt w:val="decimal"/>
      <w:lvlText w:val="%2)"/>
      <w:legacy w:legacy="1" w:legacySpace="0" w:legacyIndent="720"/>
      <w:lvlJc w:val="left"/>
      <w:pPr>
        <w:ind w:left="1440" w:hanging="720"/>
      </w:pPr>
    </w:lvl>
    <w:lvl w:ilvl="2">
      <w:start w:val="1"/>
      <w:numFmt w:val="lowerLetter"/>
      <w:lvlText w:val="%3)"/>
      <w:legacy w:legacy="1" w:legacySpace="0" w:legacyIndent="720"/>
      <w:lvlJc w:val="left"/>
      <w:pPr>
        <w:ind w:left="2160" w:hanging="720"/>
      </w:pPr>
    </w:lvl>
    <w:lvl w:ilvl="3">
      <w:start w:val="1"/>
      <w:numFmt w:val="lowerLetter"/>
      <w:lvlText w:val="%4)"/>
      <w:legacy w:legacy="1" w:legacySpace="0" w:legacyIndent="720"/>
      <w:lvlJc w:val="left"/>
      <w:pPr>
        <w:ind w:left="2880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3600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4320" w:hanging="720"/>
      </w:pPr>
    </w:lvl>
    <w:lvl w:ilvl="6">
      <w:start w:val="1"/>
      <w:numFmt w:val="lowerRoman"/>
      <w:lvlText w:val="(%7)"/>
      <w:legacy w:legacy="1" w:legacySpace="0" w:legacyIndent="720"/>
      <w:lvlJc w:val="left"/>
      <w:pPr>
        <w:ind w:left="5040" w:hanging="720"/>
      </w:pPr>
    </w:lvl>
    <w:lvl w:ilvl="7">
      <w:start w:val="1"/>
      <w:numFmt w:val="lowerLetter"/>
      <w:lvlText w:val="(%8)"/>
      <w:legacy w:legacy="1" w:legacySpace="0" w:legacyIndent="720"/>
      <w:lvlJc w:val="left"/>
      <w:pPr>
        <w:ind w:left="5760" w:hanging="720"/>
      </w:pPr>
    </w:lvl>
    <w:lvl w:ilvl="8">
      <w:start w:val="1"/>
      <w:numFmt w:val="lowerRoman"/>
      <w:lvlText w:val="(%9)"/>
      <w:legacy w:legacy="1" w:legacySpace="0" w:legacyIndent="720"/>
      <w:lvlJc w:val="left"/>
      <w:pPr>
        <w:ind w:left="6480" w:hanging="720"/>
      </w:pPr>
    </w:lvl>
  </w:abstractNum>
  <w:abstractNum w:abstractNumId="3" w15:restartNumberingAfterBreak="0">
    <w:nsid w:val="25806313"/>
    <w:multiLevelType w:val="hybridMultilevel"/>
    <w:tmpl w:val="BF52422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B326B43"/>
    <w:multiLevelType w:val="hybridMultilevel"/>
    <w:tmpl w:val="739CA308"/>
    <w:lvl w:ilvl="0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C08626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2F737D2F"/>
    <w:multiLevelType w:val="hybridMultilevel"/>
    <w:tmpl w:val="93B06986"/>
    <w:lvl w:ilvl="0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04F747F"/>
    <w:multiLevelType w:val="hybridMultilevel"/>
    <w:tmpl w:val="0E9CFD70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2594B73"/>
    <w:multiLevelType w:val="hybridMultilevel"/>
    <w:tmpl w:val="8B0E188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A92D87"/>
    <w:multiLevelType w:val="hybridMultilevel"/>
    <w:tmpl w:val="8492657C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6C977C6"/>
    <w:multiLevelType w:val="hybridMultilevel"/>
    <w:tmpl w:val="BF52422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960495F"/>
    <w:multiLevelType w:val="hybridMultilevel"/>
    <w:tmpl w:val="01FEE8C2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A1F77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3F4D3304"/>
    <w:multiLevelType w:val="hybridMultilevel"/>
    <w:tmpl w:val="04A4452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3F625F6C"/>
    <w:multiLevelType w:val="hybridMultilevel"/>
    <w:tmpl w:val="2F5EAA9C"/>
    <w:lvl w:ilvl="0" w:tplc="371E068A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466E2838"/>
    <w:multiLevelType w:val="multilevel"/>
    <w:tmpl w:val="466E2838"/>
    <w:lvl w:ilvl="0">
      <w:start w:val="1"/>
      <w:numFmt w:val="bullet"/>
      <w:lvlText w:val=""/>
      <w:lvlJc w:val="left"/>
      <w:pPr>
        <w:tabs>
          <w:tab w:val="num" w:pos="704"/>
        </w:tabs>
        <w:ind w:left="70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124"/>
        </w:tabs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544"/>
        </w:tabs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964"/>
        </w:tabs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384"/>
        </w:tabs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4"/>
        </w:tabs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24"/>
        </w:tabs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44"/>
        </w:tabs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64"/>
        </w:tabs>
        <w:ind w:left="4064" w:hanging="420"/>
      </w:pPr>
      <w:rPr>
        <w:rFonts w:ascii="Wingdings" w:hAnsi="Wingdings" w:hint="default"/>
      </w:rPr>
    </w:lvl>
  </w:abstractNum>
  <w:abstractNum w:abstractNumId="16" w15:restartNumberingAfterBreak="0">
    <w:nsid w:val="4682325E"/>
    <w:multiLevelType w:val="hybridMultilevel"/>
    <w:tmpl w:val="DDA0CDD2"/>
    <w:lvl w:ilvl="0" w:tplc="223CB89C">
      <w:start w:val="14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56762A14"/>
    <w:multiLevelType w:val="hybridMultilevel"/>
    <w:tmpl w:val="0C848A48"/>
    <w:lvl w:ilvl="0" w:tplc="B648736A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5792530C"/>
    <w:multiLevelType w:val="hybridMultilevel"/>
    <w:tmpl w:val="71D0D330"/>
    <w:lvl w:ilvl="0" w:tplc="9D984D4A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5D3D28A2"/>
    <w:multiLevelType w:val="multilevel"/>
    <w:tmpl w:val="2A64994C"/>
    <w:lvl w:ilvl="0">
      <w:start w:val="1"/>
      <w:numFmt w:val="decimal"/>
      <w:isLgl/>
      <w:lvlText w:val="%1.0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u w:val="single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6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936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ascii="Times New Roman" w:hAnsi="Times New Roman" w:hint="default"/>
        <w:b w:val="0"/>
        <w:i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0" w15:restartNumberingAfterBreak="0">
    <w:nsid w:val="60BE2712"/>
    <w:multiLevelType w:val="hybridMultilevel"/>
    <w:tmpl w:val="424A971A"/>
    <w:lvl w:ilvl="0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649030D2"/>
    <w:multiLevelType w:val="hybridMultilevel"/>
    <w:tmpl w:val="5AC83BEC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58D1F76"/>
    <w:multiLevelType w:val="hybridMultilevel"/>
    <w:tmpl w:val="CB46D7B2"/>
    <w:lvl w:ilvl="0" w:tplc="729C598C">
      <w:start w:val="1"/>
      <w:numFmt w:val="decimal"/>
      <w:lvlText w:val="%1."/>
      <w:lvlJc w:val="left"/>
      <w:pPr>
        <w:tabs>
          <w:tab w:val="num" w:pos="405"/>
        </w:tabs>
        <w:ind w:left="405" w:hanging="40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6BC479A3"/>
    <w:multiLevelType w:val="hybridMultilevel"/>
    <w:tmpl w:val="8CF637D4"/>
    <w:lvl w:ilvl="0" w:tplc="0409000D">
      <w:start w:val="1"/>
      <w:numFmt w:val="bullet"/>
      <w:lvlText w:val=""/>
      <w:lvlJc w:val="left"/>
      <w:pPr>
        <w:tabs>
          <w:tab w:val="num" w:pos="841"/>
        </w:tabs>
        <w:ind w:left="841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tabs>
          <w:tab w:val="num" w:pos="1261"/>
        </w:tabs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1"/>
        </w:tabs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1"/>
        </w:tabs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1"/>
        </w:tabs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1"/>
        </w:tabs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1"/>
        </w:tabs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1"/>
        </w:tabs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1"/>
        </w:tabs>
        <w:ind w:left="4201" w:hanging="420"/>
      </w:pPr>
      <w:rPr>
        <w:rFonts w:ascii="Wingdings" w:hAnsi="Wingdings" w:hint="default"/>
      </w:rPr>
    </w:lvl>
  </w:abstractNum>
  <w:abstractNum w:abstractNumId="24" w15:restartNumberingAfterBreak="0">
    <w:nsid w:val="6C624D0C"/>
    <w:multiLevelType w:val="hybridMultilevel"/>
    <w:tmpl w:val="1B62CADE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 w16cid:durableId="1219243126">
    <w:abstractNumId w:val="18"/>
  </w:num>
  <w:num w:numId="2" w16cid:durableId="1431269706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83995558">
    <w:abstractNumId w:val="1"/>
  </w:num>
  <w:num w:numId="4" w16cid:durableId="1617055898">
    <w:abstractNumId w:val="10"/>
  </w:num>
  <w:num w:numId="5" w16cid:durableId="1681739117">
    <w:abstractNumId w:val="19"/>
  </w:num>
  <w:num w:numId="6" w16cid:durableId="335692233">
    <w:abstractNumId w:val="12"/>
  </w:num>
  <w:num w:numId="7" w16cid:durableId="233206394">
    <w:abstractNumId w:val="5"/>
  </w:num>
  <w:num w:numId="8" w16cid:durableId="1969700253">
    <w:abstractNumId w:val="8"/>
  </w:num>
  <w:num w:numId="9" w16cid:durableId="2133010847">
    <w:abstractNumId w:val="22"/>
  </w:num>
  <w:num w:numId="10" w16cid:durableId="1861163036">
    <w:abstractNumId w:val="14"/>
  </w:num>
  <w:num w:numId="11" w16cid:durableId="787284223">
    <w:abstractNumId w:val="16"/>
  </w:num>
  <w:num w:numId="12" w16cid:durableId="1958679225">
    <w:abstractNumId w:val="3"/>
  </w:num>
  <w:num w:numId="13" w16cid:durableId="1711685285">
    <w:abstractNumId w:val="2"/>
  </w:num>
  <w:num w:numId="14" w16cid:durableId="312836019">
    <w:abstractNumId w:val="21"/>
  </w:num>
  <w:num w:numId="15" w16cid:durableId="1500194787">
    <w:abstractNumId w:val="7"/>
  </w:num>
  <w:num w:numId="16" w16cid:durableId="1599484559">
    <w:abstractNumId w:val="11"/>
  </w:num>
  <w:num w:numId="17" w16cid:durableId="1316568605">
    <w:abstractNumId w:val="4"/>
  </w:num>
  <w:num w:numId="18" w16cid:durableId="776215062">
    <w:abstractNumId w:val="0"/>
  </w:num>
  <w:num w:numId="19" w16cid:durableId="67315395">
    <w:abstractNumId w:val="6"/>
  </w:num>
  <w:num w:numId="20" w16cid:durableId="1303341044">
    <w:abstractNumId w:val="20"/>
  </w:num>
  <w:num w:numId="21" w16cid:durableId="1133450535">
    <w:abstractNumId w:val="23"/>
  </w:num>
  <w:num w:numId="22" w16cid:durableId="1024091778">
    <w:abstractNumId w:val="24"/>
  </w:num>
  <w:num w:numId="23" w16cid:durableId="1747612606">
    <w:abstractNumId w:val="9"/>
  </w:num>
  <w:num w:numId="24" w16cid:durableId="541013802">
    <w:abstractNumId w:val="15"/>
  </w:num>
  <w:num w:numId="25" w16cid:durableId="508376362">
    <w:abstractNumId w:val="13"/>
  </w:num>
  <w:num w:numId="26" w16cid:durableId="18718383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112"/>
  <w:drawingGridVerticalSpacing w:val="175"/>
  <w:displayHorizontalDrawingGridEvery w:val="0"/>
  <w:displayVerticalDrawingGridEvery w:val="2"/>
  <w:characterSpacingControl w:val="compressPunctuation"/>
  <w:hdrShapeDefaults>
    <o:shapedefaults v:ext="edit" spidmax="244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B7E1D"/>
    <w:rsid w:val="0001685A"/>
    <w:rsid w:val="000221B5"/>
    <w:rsid w:val="00040D84"/>
    <w:rsid w:val="00052CC0"/>
    <w:rsid w:val="00061C6E"/>
    <w:rsid w:val="0007617E"/>
    <w:rsid w:val="000A54C7"/>
    <w:rsid w:val="000C3BCD"/>
    <w:rsid w:val="000D1363"/>
    <w:rsid w:val="000E6A0C"/>
    <w:rsid w:val="000F77BD"/>
    <w:rsid w:val="00110855"/>
    <w:rsid w:val="00110997"/>
    <w:rsid w:val="001129C2"/>
    <w:rsid w:val="00131F12"/>
    <w:rsid w:val="00136C30"/>
    <w:rsid w:val="00155A6C"/>
    <w:rsid w:val="0016609B"/>
    <w:rsid w:val="00167D7B"/>
    <w:rsid w:val="001B5140"/>
    <w:rsid w:val="001C075B"/>
    <w:rsid w:val="001E0866"/>
    <w:rsid w:val="001F3D31"/>
    <w:rsid w:val="002176B1"/>
    <w:rsid w:val="00221ED3"/>
    <w:rsid w:val="00223503"/>
    <w:rsid w:val="00226A58"/>
    <w:rsid w:val="002557F5"/>
    <w:rsid w:val="0026122D"/>
    <w:rsid w:val="00266B8B"/>
    <w:rsid w:val="0026720C"/>
    <w:rsid w:val="002778B0"/>
    <w:rsid w:val="0028370F"/>
    <w:rsid w:val="00286D2B"/>
    <w:rsid w:val="002A3019"/>
    <w:rsid w:val="00322A60"/>
    <w:rsid w:val="00322F9E"/>
    <w:rsid w:val="0033281B"/>
    <w:rsid w:val="003434CA"/>
    <w:rsid w:val="00352E21"/>
    <w:rsid w:val="00397BB1"/>
    <w:rsid w:val="003C6A5E"/>
    <w:rsid w:val="003D2BF9"/>
    <w:rsid w:val="003F3712"/>
    <w:rsid w:val="00420649"/>
    <w:rsid w:val="00426821"/>
    <w:rsid w:val="004367C1"/>
    <w:rsid w:val="004735A8"/>
    <w:rsid w:val="004760B7"/>
    <w:rsid w:val="004846C6"/>
    <w:rsid w:val="00492FA7"/>
    <w:rsid w:val="00494468"/>
    <w:rsid w:val="004956B4"/>
    <w:rsid w:val="00496FC2"/>
    <w:rsid w:val="004B5CC7"/>
    <w:rsid w:val="00502FB4"/>
    <w:rsid w:val="00523FB4"/>
    <w:rsid w:val="0053064C"/>
    <w:rsid w:val="00533D60"/>
    <w:rsid w:val="00535ACA"/>
    <w:rsid w:val="0059321F"/>
    <w:rsid w:val="005A1F83"/>
    <w:rsid w:val="005B352C"/>
    <w:rsid w:val="005D1702"/>
    <w:rsid w:val="005E1B46"/>
    <w:rsid w:val="005F6992"/>
    <w:rsid w:val="00605FFF"/>
    <w:rsid w:val="00627757"/>
    <w:rsid w:val="006313F6"/>
    <w:rsid w:val="00632956"/>
    <w:rsid w:val="0063515D"/>
    <w:rsid w:val="00644A79"/>
    <w:rsid w:val="006A2A49"/>
    <w:rsid w:val="006A5228"/>
    <w:rsid w:val="006D4C38"/>
    <w:rsid w:val="006D78A7"/>
    <w:rsid w:val="006E20B7"/>
    <w:rsid w:val="006E495E"/>
    <w:rsid w:val="006E773C"/>
    <w:rsid w:val="006F5C00"/>
    <w:rsid w:val="006F6289"/>
    <w:rsid w:val="00716396"/>
    <w:rsid w:val="0072082D"/>
    <w:rsid w:val="007903C8"/>
    <w:rsid w:val="007E004E"/>
    <w:rsid w:val="007F31D2"/>
    <w:rsid w:val="00801B68"/>
    <w:rsid w:val="00803A93"/>
    <w:rsid w:val="00805F2F"/>
    <w:rsid w:val="008121B1"/>
    <w:rsid w:val="008473AB"/>
    <w:rsid w:val="00873510"/>
    <w:rsid w:val="00877855"/>
    <w:rsid w:val="00885031"/>
    <w:rsid w:val="00891397"/>
    <w:rsid w:val="008923DD"/>
    <w:rsid w:val="0089617D"/>
    <w:rsid w:val="008A0E37"/>
    <w:rsid w:val="008A1E5B"/>
    <w:rsid w:val="008A5EA4"/>
    <w:rsid w:val="008B0700"/>
    <w:rsid w:val="008C425E"/>
    <w:rsid w:val="00934835"/>
    <w:rsid w:val="00945D85"/>
    <w:rsid w:val="009815A3"/>
    <w:rsid w:val="0098784A"/>
    <w:rsid w:val="009A363D"/>
    <w:rsid w:val="009C7AE4"/>
    <w:rsid w:val="009D35C4"/>
    <w:rsid w:val="009E32E2"/>
    <w:rsid w:val="009E524A"/>
    <w:rsid w:val="009F6166"/>
    <w:rsid w:val="00A30B33"/>
    <w:rsid w:val="00A655D3"/>
    <w:rsid w:val="00A65EA3"/>
    <w:rsid w:val="00A67371"/>
    <w:rsid w:val="00A72CA6"/>
    <w:rsid w:val="00A76533"/>
    <w:rsid w:val="00AA1639"/>
    <w:rsid w:val="00AA2020"/>
    <w:rsid w:val="00AB7E1D"/>
    <w:rsid w:val="00AE4156"/>
    <w:rsid w:val="00AF6F93"/>
    <w:rsid w:val="00B1264E"/>
    <w:rsid w:val="00B1346D"/>
    <w:rsid w:val="00B27A68"/>
    <w:rsid w:val="00B35856"/>
    <w:rsid w:val="00B47301"/>
    <w:rsid w:val="00B540F5"/>
    <w:rsid w:val="00B61E84"/>
    <w:rsid w:val="00B64387"/>
    <w:rsid w:val="00B713CD"/>
    <w:rsid w:val="00B74DF2"/>
    <w:rsid w:val="00B8556D"/>
    <w:rsid w:val="00B92C3B"/>
    <w:rsid w:val="00B958E4"/>
    <w:rsid w:val="00B97F76"/>
    <w:rsid w:val="00BE0649"/>
    <w:rsid w:val="00BE3028"/>
    <w:rsid w:val="00C30988"/>
    <w:rsid w:val="00C340D4"/>
    <w:rsid w:val="00C43515"/>
    <w:rsid w:val="00C50E44"/>
    <w:rsid w:val="00C73391"/>
    <w:rsid w:val="00C747D9"/>
    <w:rsid w:val="00C8263A"/>
    <w:rsid w:val="00C87B45"/>
    <w:rsid w:val="00CA581A"/>
    <w:rsid w:val="00CA7543"/>
    <w:rsid w:val="00CB5584"/>
    <w:rsid w:val="00CE0980"/>
    <w:rsid w:val="00CF11FA"/>
    <w:rsid w:val="00CF74D9"/>
    <w:rsid w:val="00D04AE5"/>
    <w:rsid w:val="00D122F8"/>
    <w:rsid w:val="00D12F70"/>
    <w:rsid w:val="00D16F27"/>
    <w:rsid w:val="00D23852"/>
    <w:rsid w:val="00D50127"/>
    <w:rsid w:val="00D5697E"/>
    <w:rsid w:val="00D9641A"/>
    <w:rsid w:val="00DA73D8"/>
    <w:rsid w:val="00DB0C28"/>
    <w:rsid w:val="00DC0667"/>
    <w:rsid w:val="00DC3C26"/>
    <w:rsid w:val="00DD1D69"/>
    <w:rsid w:val="00DD3A89"/>
    <w:rsid w:val="00DE0827"/>
    <w:rsid w:val="00DF2739"/>
    <w:rsid w:val="00E1403F"/>
    <w:rsid w:val="00E22447"/>
    <w:rsid w:val="00E25435"/>
    <w:rsid w:val="00E37211"/>
    <w:rsid w:val="00E5504B"/>
    <w:rsid w:val="00E61FDE"/>
    <w:rsid w:val="00E718DB"/>
    <w:rsid w:val="00E72F85"/>
    <w:rsid w:val="00E871BA"/>
    <w:rsid w:val="00E91081"/>
    <w:rsid w:val="00EA2C44"/>
    <w:rsid w:val="00EB0642"/>
    <w:rsid w:val="00EC1290"/>
    <w:rsid w:val="00EC49C0"/>
    <w:rsid w:val="00EE6AE3"/>
    <w:rsid w:val="00EF5FEB"/>
    <w:rsid w:val="00F02C41"/>
    <w:rsid w:val="00F02DB4"/>
    <w:rsid w:val="00F06004"/>
    <w:rsid w:val="00F16C3C"/>
    <w:rsid w:val="00F219FF"/>
    <w:rsid w:val="00F41BA7"/>
    <w:rsid w:val="00F6732F"/>
    <w:rsid w:val="00F8029A"/>
    <w:rsid w:val="00FB565A"/>
    <w:rsid w:val="00FC67F6"/>
    <w:rsid w:val="00FF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440"/>
    <o:shapelayout v:ext="edit">
      <o:idmap v:ext="edit" data="2"/>
    </o:shapelayout>
  </w:shapeDefaults>
  <w:decimalSymbol w:val="."/>
  <w:listSeparator w:val=","/>
  <w14:docId w14:val="316AE90C"/>
  <w15:chartTrackingRefBased/>
  <w15:docId w15:val="{D572060D-B005-4276-8F51-A6AD4B5BD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735A8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spacing w:beforeLines="50" w:before="50" w:afterLines="50" w:after="50"/>
      <w:jc w:val="left"/>
      <w:outlineLvl w:val="0"/>
    </w:pPr>
    <w:rPr>
      <w:b/>
      <w:sz w:val="32"/>
    </w:rPr>
  </w:style>
  <w:style w:type="paragraph" w:styleId="2">
    <w:name w:val="heading 2"/>
    <w:aliases w:val="Chapter X.X. Statement,h2,2,Header 2,l2,Level 2 Head,heading 2"/>
    <w:basedOn w:val="a"/>
    <w:next w:val="a"/>
    <w:link w:val="20"/>
    <w:qFormat/>
    <w:pPr>
      <w:keepNext/>
      <w:keepLines/>
      <w:spacing w:before="100" w:beforeAutospacing="1" w:after="100" w:afterAutospacing="1"/>
      <w:jc w:val="left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aliases w:val="Chapter X.X.X."/>
    <w:basedOn w:val="a"/>
    <w:next w:val="a"/>
    <w:qFormat/>
    <w:pPr>
      <w:keepNext/>
      <w:keepLines/>
      <w:spacing w:before="100" w:beforeAutospacing="1" w:after="100" w:afterAutospacing="1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i/>
      <w:iCs/>
    </w:rPr>
  </w:style>
  <w:style w:type="paragraph" w:styleId="5">
    <w:name w:val="heading 5"/>
    <w:basedOn w:val="a"/>
    <w:next w:val="a"/>
    <w:qFormat/>
    <w:pPr>
      <w:keepNext/>
      <w:ind w:left="840"/>
      <w:outlineLvl w:val="4"/>
    </w:pPr>
    <w:rPr>
      <w:i/>
      <w:sz w:val="22"/>
    </w:rPr>
  </w:style>
  <w:style w:type="paragraph" w:styleId="6">
    <w:name w:val="heading 6"/>
    <w:basedOn w:val="a"/>
    <w:next w:val="a"/>
    <w:qFormat/>
    <w:pPr>
      <w:keepNext/>
      <w:ind w:left="300" w:firstLine="42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keepNext/>
      <w:ind w:left="720"/>
      <w:outlineLvl w:val="6"/>
    </w:pPr>
    <w:rPr>
      <w:i/>
      <w:sz w:val="22"/>
    </w:rPr>
  </w:style>
  <w:style w:type="paragraph" w:styleId="8">
    <w:name w:val="heading 8"/>
    <w:basedOn w:val="a"/>
    <w:next w:val="a"/>
    <w:qFormat/>
    <w:pPr>
      <w:keepNext/>
      <w:ind w:left="300" w:firstLine="420"/>
      <w:outlineLvl w:val="7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Hyperlink"/>
    <w:uiPriority w:val="99"/>
    <w:rPr>
      <w:color w:val="0000FF"/>
      <w:u w:val="single"/>
    </w:rPr>
  </w:style>
  <w:style w:type="character" w:styleId="a7">
    <w:name w:val="page number"/>
    <w:basedOn w:val="a0"/>
  </w:style>
  <w:style w:type="paragraph" w:styleId="TOC1">
    <w:name w:val="toc 1"/>
    <w:basedOn w:val="a"/>
    <w:next w:val="a"/>
    <w:autoRedefine/>
    <w:uiPriority w:val="39"/>
    <w:pPr>
      <w:spacing w:before="120" w:after="120"/>
      <w:jc w:val="left"/>
    </w:pPr>
    <w:rPr>
      <w:b/>
      <w:bCs/>
      <w:caps/>
    </w:rPr>
  </w:style>
  <w:style w:type="paragraph" w:styleId="TOC2">
    <w:name w:val="toc 2"/>
    <w:basedOn w:val="a"/>
    <w:next w:val="a"/>
    <w:autoRedefine/>
    <w:uiPriority w:val="39"/>
    <w:pPr>
      <w:ind w:left="210"/>
      <w:jc w:val="left"/>
    </w:pPr>
    <w:rPr>
      <w:smallCaps/>
    </w:rPr>
  </w:style>
  <w:style w:type="paragraph" w:styleId="TOC3">
    <w:name w:val="toc 3"/>
    <w:basedOn w:val="a"/>
    <w:next w:val="a"/>
    <w:autoRedefine/>
    <w:semiHidden/>
    <w:pPr>
      <w:ind w:left="420"/>
      <w:jc w:val="left"/>
    </w:pPr>
    <w:rPr>
      <w:i/>
      <w:iCs/>
    </w:rPr>
  </w:style>
  <w:style w:type="paragraph" w:styleId="TOC4">
    <w:name w:val="toc 4"/>
    <w:basedOn w:val="a"/>
    <w:next w:val="a"/>
    <w:autoRedefine/>
    <w:semiHidden/>
    <w:pPr>
      <w:ind w:left="630"/>
      <w:jc w:val="left"/>
    </w:pPr>
    <w:rPr>
      <w:szCs w:val="21"/>
    </w:rPr>
  </w:style>
  <w:style w:type="paragraph" w:styleId="TOC5">
    <w:name w:val="toc 5"/>
    <w:basedOn w:val="a"/>
    <w:next w:val="a"/>
    <w:autoRedefine/>
    <w:semiHidden/>
    <w:pPr>
      <w:ind w:left="840"/>
      <w:jc w:val="left"/>
    </w:pPr>
    <w:rPr>
      <w:szCs w:val="21"/>
    </w:rPr>
  </w:style>
  <w:style w:type="paragraph" w:styleId="TOC6">
    <w:name w:val="toc 6"/>
    <w:basedOn w:val="a"/>
    <w:next w:val="a"/>
    <w:autoRedefine/>
    <w:semiHidden/>
    <w:pPr>
      <w:ind w:left="1050"/>
      <w:jc w:val="left"/>
    </w:pPr>
    <w:rPr>
      <w:szCs w:val="21"/>
    </w:rPr>
  </w:style>
  <w:style w:type="paragraph" w:styleId="TOC7">
    <w:name w:val="toc 7"/>
    <w:basedOn w:val="a"/>
    <w:next w:val="a"/>
    <w:autoRedefine/>
    <w:semiHidden/>
    <w:pPr>
      <w:ind w:left="1260"/>
      <w:jc w:val="left"/>
    </w:pPr>
    <w:rPr>
      <w:szCs w:val="21"/>
    </w:rPr>
  </w:style>
  <w:style w:type="paragraph" w:styleId="TOC8">
    <w:name w:val="toc 8"/>
    <w:basedOn w:val="a"/>
    <w:next w:val="a"/>
    <w:autoRedefine/>
    <w:semiHidden/>
    <w:pPr>
      <w:ind w:left="1470"/>
      <w:jc w:val="left"/>
    </w:pPr>
    <w:rPr>
      <w:szCs w:val="21"/>
    </w:rPr>
  </w:style>
  <w:style w:type="paragraph" w:styleId="TOC9">
    <w:name w:val="toc 9"/>
    <w:basedOn w:val="a"/>
    <w:next w:val="a"/>
    <w:autoRedefine/>
    <w:semiHidden/>
    <w:pPr>
      <w:ind w:left="1680"/>
      <w:jc w:val="left"/>
    </w:pPr>
    <w:rPr>
      <w:szCs w:val="21"/>
    </w:rPr>
  </w:style>
  <w:style w:type="paragraph" w:styleId="a8">
    <w:name w:val="Body Text Indent"/>
    <w:basedOn w:val="a"/>
    <w:pPr>
      <w:tabs>
        <w:tab w:val="left" w:pos="3346"/>
      </w:tabs>
      <w:ind w:firstLine="495"/>
    </w:pPr>
    <w:rPr>
      <w:i/>
      <w:iCs/>
    </w:rPr>
  </w:style>
  <w:style w:type="paragraph" w:styleId="21">
    <w:name w:val="Body Text Indent 2"/>
    <w:basedOn w:val="a"/>
    <w:pPr>
      <w:tabs>
        <w:tab w:val="left" w:pos="3346"/>
      </w:tabs>
      <w:ind w:firstLineChars="200" w:firstLine="477"/>
    </w:pPr>
    <w:rPr>
      <w:i/>
      <w:iCs/>
    </w:rPr>
  </w:style>
  <w:style w:type="paragraph" w:customStyle="1" w:styleId="Normal0">
    <w:name w:val="Normal0"/>
    <w:rPr>
      <w:noProof/>
      <w:lang w:eastAsia="en-US"/>
    </w:rPr>
  </w:style>
  <w:style w:type="paragraph" w:customStyle="1" w:styleId="Title2">
    <w:name w:val="Title 2"/>
    <w:basedOn w:val="Normal0"/>
    <w:next w:val="a9"/>
    <w:pPr>
      <w:spacing w:before="120" w:after="120"/>
      <w:jc w:val="center"/>
    </w:pPr>
    <w:rPr>
      <w:rFonts w:ascii="Book Antiqua" w:hAnsi="Book Antiqua"/>
      <w:b/>
    </w:rPr>
  </w:style>
  <w:style w:type="paragraph" w:customStyle="1" w:styleId="abstract">
    <w:name w:val="abstract"/>
    <w:basedOn w:val="a"/>
    <w:next w:val="a"/>
    <w:pPr>
      <w:widowControl/>
      <w:spacing w:before="120" w:after="120"/>
      <w:ind w:left="1440" w:right="1440"/>
    </w:pPr>
    <w:rPr>
      <w:rFonts w:ascii="Book Antiqua" w:eastAsia="Times New Roman" w:hAnsi="Book Antiqua"/>
      <w:i/>
      <w:kern w:val="0"/>
      <w:sz w:val="20"/>
      <w:szCs w:val="20"/>
      <w:lang w:eastAsia="en-US"/>
    </w:rPr>
  </w:style>
  <w:style w:type="paragraph" w:styleId="a9">
    <w:name w:val="Title"/>
    <w:basedOn w:val="a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aa">
    <w:name w:val="FollowedHyperlink"/>
    <w:rPr>
      <w:color w:val="800080"/>
      <w:u w:val="single"/>
    </w:rPr>
  </w:style>
  <w:style w:type="paragraph" w:styleId="30">
    <w:name w:val="Body Text Indent 3"/>
    <w:basedOn w:val="a"/>
    <w:pPr>
      <w:ind w:firstLine="420"/>
    </w:pPr>
    <w:rPr>
      <w:i/>
      <w:iCs/>
      <w:sz w:val="18"/>
    </w:rPr>
  </w:style>
  <w:style w:type="paragraph" w:styleId="ab">
    <w:name w:val="Body Text"/>
    <w:basedOn w:val="a"/>
    <w:link w:val="ac"/>
    <w:rPr>
      <w:i/>
      <w:iCs/>
      <w:sz w:val="18"/>
    </w:rPr>
  </w:style>
  <w:style w:type="paragraph" w:styleId="22">
    <w:name w:val="Body Text 2"/>
    <w:basedOn w:val="a"/>
    <w:pPr>
      <w:keepLines/>
      <w:widowControl/>
    </w:pPr>
    <w:rPr>
      <w:i/>
      <w:snapToGrid w:val="0"/>
      <w:kern w:val="0"/>
      <w:sz w:val="20"/>
      <w:szCs w:val="20"/>
      <w:lang w:eastAsia="en-US"/>
    </w:rPr>
  </w:style>
  <w:style w:type="paragraph" w:styleId="31">
    <w:name w:val="Body Text 3"/>
    <w:basedOn w:val="a"/>
    <w:rPr>
      <w:i/>
      <w:iCs/>
    </w:rPr>
  </w:style>
  <w:style w:type="paragraph" w:styleId="ad">
    <w:name w:val="Document Map"/>
    <w:basedOn w:val="a"/>
    <w:semiHidden/>
    <w:pPr>
      <w:shd w:val="clear" w:color="auto" w:fill="000080"/>
    </w:pPr>
  </w:style>
  <w:style w:type="character" w:customStyle="1" w:styleId="20">
    <w:name w:val="标题 2 字符"/>
    <w:aliases w:val="Chapter X.X. Statement 字符,h2 字符,2 字符,Header 2 字符,l2 字符,Level 2 Head 字符,heading 2 字符"/>
    <w:link w:val="2"/>
    <w:rsid w:val="005E1B46"/>
    <w:rPr>
      <w:rFonts w:ascii="Arial" w:hAnsi="Arial"/>
      <w:b/>
      <w:bCs/>
      <w:kern w:val="2"/>
      <w:sz w:val="28"/>
      <w:szCs w:val="32"/>
    </w:rPr>
  </w:style>
  <w:style w:type="character" w:customStyle="1" w:styleId="a4">
    <w:name w:val="页眉 字符"/>
    <w:link w:val="a3"/>
    <w:rsid w:val="00605FFF"/>
    <w:rPr>
      <w:kern w:val="2"/>
      <w:sz w:val="18"/>
      <w:szCs w:val="18"/>
    </w:rPr>
  </w:style>
  <w:style w:type="character" w:customStyle="1" w:styleId="ac">
    <w:name w:val="正文文本 字符"/>
    <w:link w:val="ab"/>
    <w:rsid w:val="00605FFF"/>
    <w:rPr>
      <w:i/>
      <w:iCs/>
      <w:kern w:val="2"/>
      <w:sz w:val="18"/>
      <w:szCs w:val="24"/>
    </w:rPr>
  </w:style>
  <w:style w:type="table" w:styleId="ae">
    <w:name w:val="Table Grid"/>
    <w:basedOn w:val="a1"/>
    <w:rsid w:val="004846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8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6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23</Pages>
  <Words>958</Words>
  <Characters>5464</Characters>
  <Application>Microsoft Office Word</Application>
  <DocSecurity>0</DocSecurity>
  <Lines>45</Lines>
  <Paragraphs>12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{ 项目名称 }</vt:lpstr>
    </vt:vector>
  </TitlesOfParts>
  <Company/>
  <LinksUpToDate>false</LinksUpToDate>
  <CharactersWithSpaces>6410</CharactersWithSpaces>
  <SharedDoc>false</SharedDoc>
  <HLinks>
    <vt:vector size="90" baseType="variant">
      <vt:variant>
        <vt:i4>1179705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_Toc16479054</vt:lpwstr>
      </vt:variant>
      <vt:variant>
        <vt:i4>1376313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_Toc16479053</vt:lpwstr>
      </vt:variant>
      <vt:variant>
        <vt:i4>1310777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_Toc16479052</vt:lpwstr>
      </vt:variant>
      <vt:variant>
        <vt:i4>1507385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_Toc16479051</vt:lpwstr>
      </vt:variant>
      <vt:variant>
        <vt:i4>1441849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_Toc16479050</vt:lpwstr>
      </vt:variant>
      <vt:variant>
        <vt:i4>2031672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_Toc16479049</vt:lpwstr>
      </vt:variant>
      <vt:variant>
        <vt:i4>1966136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_Toc16479048</vt:lpwstr>
      </vt:variant>
      <vt:variant>
        <vt:i4>1114168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_Toc16479047</vt:lpwstr>
      </vt:variant>
      <vt:variant>
        <vt:i4>1048632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_Toc16479046</vt:lpwstr>
      </vt:variant>
      <vt:variant>
        <vt:i4>1245240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_Toc16479045</vt:lpwstr>
      </vt:variant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_Toc16479044</vt:lpwstr>
      </vt:variant>
      <vt:variant>
        <vt:i4>1376312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_Toc16479043</vt:lpwstr>
      </vt:variant>
      <vt:variant>
        <vt:i4>1310776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_Toc16479042</vt:lpwstr>
      </vt:variant>
      <vt:variant>
        <vt:i4>1507384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_Toc16479041</vt:lpwstr>
      </vt:variant>
      <vt:variant>
        <vt:i4>1441848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_Toc16479040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VideoSite视频网站</dc:title>
  <dc:subject/>
  <dc:creator>维维 张</dc:creator>
  <cp:keywords/>
  <dc:description/>
  <cp:lastModifiedBy>维维 张</cp:lastModifiedBy>
  <cp:revision>188</cp:revision>
  <cp:lastPrinted>2001-08-09T04:38:00Z</cp:lastPrinted>
  <dcterms:created xsi:type="dcterms:W3CDTF">2023-10-01T06:43:00Z</dcterms:created>
  <dcterms:modified xsi:type="dcterms:W3CDTF">2023-10-13T07:45:00Z</dcterms:modified>
</cp:coreProperties>
</file>